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0"/>
          <w:szCs w:val="20"/>
        </w:rPr>
      </w:pPr>
    </w:p>
    <w:p w14:paraId="00000002" w14:textId="77777777" w:rsidR="00D36F95" w:rsidRDefault="00C92B4B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FORMATO PARA EL DESARROLLO DE COMPONENTE FORMATIVO</w:t>
      </w:r>
    </w:p>
    <w:p w14:paraId="00000003" w14:textId="77777777" w:rsidR="00D36F95" w:rsidRDefault="00D36F95">
      <w:pPr>
        <w:tabs>
          <w:tab w:val="left" w:pos="3224"/>
        </w:tabs>
        <w:rPr>
          <w:sz w:val="20"/>
          <w:szCs w:val="20"/>
        </w:rPr>
      </w:pPr>
    </w:p>
    <w:tbl>
      <w:tblPr>
        <w:tblStyle w:val="afffff1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D36F95" w14:paraId="02768E06" w14:textId="77777777">
        <w:trPr>
          <w:trHeight w:val="340"/>
        </w:trPr>
        <w:tc>
          <w:tcPr>
            <w:tcW w:w="3397" w:type="dxa"/>
            <w:vAlign w:val="center"/>
          </w:tcPr>
          <w:p w14:paraId="00000004" w14:textId="77777777" w:rsidR="00D36F95" w:rsidRDefault="00C92B4B">
            <w:pPr>
              <w:rPr>
                <w:color w:val="231F2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PROGRAMA DE FORMACIÓN</w:t>
            </w:r>
          </w:p>
        </w:tc>
        <w:tc>
          <w:tcPr>
            <w:tcW w:w="6565" w:type="dxa"/>
            <w:vAlign w:val="center"/>
          </w:tcPr>
          <w:p w14:paraId="00000005" w14:textId="77777777" w:rsidR="00D36F95" w:rsidRDefault="00C92B4B">
            <w:pPr>
              <w:rPr>
                <w:color w:val="231F2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Entornos saludables para el desarrollo humano y la calidad de vida.</w:t>
            </w:r>
          </w:p>
        </w:tc>
      </w:tr>
    </w:tbl>
    <w:p w14:paraId="00000006" w14:textId="77777777" w:rsidR="00D36F95" w:rsidRDefault="00D36F95">
      <w:pPr>
        <w:rPr>
          <w:color w:val="231F20"/>
          <w:sz w:val="20"/>
          <w:szCs w:val="20"/>
        </w:rPr>
      </w:pPr>
    </w:p>
    <w:tbl>
      <w:tblPr>
        <w:tblStyle w:val="afffff2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2835"/>
        <w:gridCol w:w="2126"/>
        <w:gridCol w:w="3163"/>
      </w:tblGrid>
      <w:tr w:rsidR="00D36F95" w14:paraId="19332D43" w14:textId="77777777">
        <w:trPr>
          <w:trHeight w:val="340"/>
        </w:trPr>
        <w:tc>
          <w:tcPr>
            <w:tcW w:w="1838" w:type="dxa"/>
            <w:vAlign w:val="center"/>
          </w:tcPr>
          <w:p w14:paraId="00000007" w14:textId="77777777" w:rsidR="00D36F95" w:rsidRDefault="00C92B4B">
            <w:pPr>
              <w:rPr>
                <w:color w:val="231F2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COMPETENCIA</w:t>
            </w:r>
          </w:p>
        </w:tc>
        <w:tc>
          <w:tcPr>
            <w:tcW w:w="2835" w:type="dxa"/>
            <w:vAlign w:val="center"/>
          </w:tcPr>
          <w:p w14:paraId="00000008" w14:textId="77777777" w:rsidR="00D36F95" w:rsidRDefault="00C92B4B">
            <w:pPr>
              <w:rPr>
                <w:color w:val="231F20"/>
                <w:sz w:val="20"/>
                <w:szCs w:val="20"/>
                <w:u w:val="single"/>
              </w:rPr>
            </w:pPr>
            <w:r>
              <w:rPr>
                <w:color w:val="231F20"/>
                <w:sz w:val="20"/>
                <w:szCs w:val="20"/>
              </w:rPr>
              <w:t>230101239</w:t>
            </w:r>
            <w:r>
              <w:rPr>
                <w:b w:val="0"/>
                <w:color w:val="231F20"/>
                <w:sz w:val="20"/>
                <w:szCs w:val="20"/>
              </w:rPr>
              <w:t>. Promocionar acciones de salud de acuerdo con la normativa de salud pública.</w:t>
            </w:r>
          </w:p>
        </w:tc>
        <w:tc>
          <w:tcPr>
            <w:tcW w:w="2126" w:type="dxa"/>
            <w:vAlign w:val="center"/>
          </w:tcPr>
          <w:p w14:paraId="00000009" w14:textId="77777777" w:rsidR="00D36F95" w:rsidRDefault="00C92B4B">
            <w:pPr>
              <w:rPr>
                <w:color w:val="231F2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RESULTADOS DE APRENDIZAJE</w:t>
            </w:r>
          </w:p>
        </w:tc>
        <w:tc>
          <w:tcPr>
            <w:tcW w:w="3163" w:type="dxa"/>
            <w:vAlign w:val="center"/>
          </w:tcPr>
          <w:p w14:paraId="0000000A" w14:textId="77777777" w:rsidR="00D36F95" w:rsidRDefault="00C92B4B">
            <w:pPr>
              <w:ind w:left="66"/>
              <w:rPr>
                <w:b w:val="0"/>
                <w:color w:val="231F2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230101239-03</w:t>
            </w:r>
            <w:r>
              <w:rPr>
                <w:b w:val="0"/>
                <w:color w:val="231F20"/>
                <w:sz w:val="20"/>
                <w:szCs w:val="20"/>
              </w:rPr>
              <w:t xml:space="preserve">. Describir los componentes operativos de las estrategias de entornos saludables a nivel local teniendo en cuenta las herramientas disponibles. </w:t>
            </w:r>
          </w:p>
          <w:p w14:paraId="0000000B" w14:textId="77777777" w:rsidR="00D36F95" w:rsidRDefault="00C92B4B">
            <w:pPr>
              <w:ind w:left="66"/>
              <w:rPr>
                <w:b w:val="0"/>
                <w:color w:val="231F2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230101239-04</w:t>
            </w:r>
            <w:r>
              <w:rPr>
                <w:b w:val="0"/>
                <w:color w:val="231F20"/>
                <w:sz w:val="20"/>
                <w:szCs w:val="20"/>
              </w:rPr>
              <w:t>. Realizar seguimiento y monitoreo de las estrategias de entornos saludables de acuerdo con resultados de la caracterización social y ambiental e indicadores definidos.</w:t>
            </w:r>
          </w:p>
        </w:tc>
      </w:tr>
    </w:tbl>
    <w:p w14:paraId="0000000C" w14:textId="77777777" w:rsidR="00D36F95" w:rsidRDefault="00D36F95">
      <w:pPr>
        <w:rPr>
          <w:color w:val="231F20"/>
          <w:sz w:val="20"/>
          <w:szCs w:val="20"/>
        </w:rPr>
      </w:pPr>
    </w:p>
    <w:p w14:paraId="0000000D" w14:textId="77777777" w:rsidR="00D36F95" w:rsidRDefault="00D36F95">
      <w:pPr>
        <w:rPr>
          <w:color w:val="231F20"/>
          <w:sz w:val="20"/>
          <w:szCs w:val="20"/>
        </w:rPr>
      </w:pPr>
    </w:p>
    <w:tbl>
      <w:tblPr>
        <w:tblStyle w:val="afffff3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D36F95" w14:paraId="5B5C15D8" w14:textId="77777777">
        <w:trPr>
          <w:trHeight w:val="340"/>
        </w:trPr>
        <w:tc>
          <w:tcPr>
            <w:tcW w:w="3397" w:type="dxa"/>
            <w:vAlign w:val="center"/>
          </w:tcPr>
          <w:p w14:paraId="0000000E" w14:textId="77777777" w:rsidR="00D36F95" w:rsidRDefault="00C92B4B">
            <w:pPr>
              <w:rPr>
                <w:color w:val="231F2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NÚMERO DEL COMPONENTE FORMATIVO</w:t>
            </w:r>
          </w:p>
        </w:tc>
        <w:tc>
          <w:tcPr>
            <w:tcW w:w="6565" w:type="dxa"/>
            <w:vAlign w:val="center"/>
          </w:tcPr>
          <w:p w14:paraId="0000000F" w14:textId="77777777" w:rsidR="00D36F95" w:rsidRDefault="00C92B4B">
            <w:pPr>
              <w:rPr>
                <w:color w:val="231F2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CF003 </w:t>
            </w:r>
          </w:p>
        </w:tc>
      </w:tr>
      <w:tr w:rsidR="00D36F95" w14:paraId="76BEDA47" w14:textId="77777777">
        <w:trPr>
          <w:trHeight w:val="340"/>
        </w:trPr>
        <w:tc>
          <w:tcPr>
            <w:tcW w:w="3397" w:type="dxa"/>
            <w:vAlign w:val="center"/>
          </w:tcPr>
          <w:p w14:paraId="00000010" w14:textId="77777777" w:rsidR="00D36F95" w:rsidRDefault="00C92B4B">
            <w:pPr>
              <w:rPr>
                <w:color w:val="231F2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NOMBRE DEL COMPONENTE FORMATIVO</w:t>
            </w:r>
          </w:p>
        </w:tc>
        <w:tc>
          <w:tcPr>
            <w:tcW w:w="6565" w:type="dxa"/>
            <w:vAlign w:val="center"/>
          </w:tcPr>
          <w:p w14:paraId="00000011" w14:textId="77777777" w:rsidR="00D36F95" w:rsidRDefault="00C92B4B">
            <w:pPr>
              <w:rPr>
                <w:color w:val="231F20"/>
                <w:sz w:val="20"/>
                <w:szCs w:val="20"/>
              </w:rPr>
            </w:pPr>
            <w:r>
              <w:rPr>
                <w:b w:val="0"/>
                <w:color w:val="231F20"/>
                <w:sz w:val="20"/>
                <w:szCs w:val="20"/>
              </w:rPr>
              <w:t>Operación y seguimiento de las estrategias de entornos saludables.</w:t>
            </w:r>
          </w:p>
        </w:tc>
      </w:tr>
      <w:tr w:rsidR="00D36F95" w14:paraId="12C8DBB1" w14:textId="77777777">
        <w:trPr>
          <w:trHeight w:val="340"/>
        </w:trPr>
        <w:tc>
          <w:tcPr>
            <w:tcW w:w="3397" w:type="dxa"/>
            <w:vAlign w:val="center"/>
          </w:tcPr>
          <w:p w14:paraId="00000012" w14:textId="77777777" w:rsidR="00D36F95" w:rsidRDefault="00C92B4B">
            <w:pPr>
              <w:rPr>
                <w:color w:val="231F2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BREVE DESCRIPCIÓN</w:t>
            </w:r>
          </w:p>
        </w:tc>
        <w:tc>
          <w:tcPr>
            <w:tcW w:w="6565" w:type="dxa"/>
            <w:vAlign w:val="center"/>
          </w:tcPr>
          <w:p w14:paraId="00000013" w14:textId="487393B0" w:rsidR="00D36F95" w:rsidRDefault="00C92B4B">
            <w:pPr>
              <w:spacing w:before="240" w:after="240"/>
              <w:rPr>
                <w:color w:val="231F20"/>
                <w:sz w:val="20"/>
                <w:szCs w:val="20"/>
              </w:rPr>
            </w:pPr>
            <w:r>
              <w:rPr>
                <w:b w:val="0"/>
                <w:color w:val="231F20"/>
                <w:sz w:val="20"/>
                <w:szCs w:val="20"/>
              </w:rPr>
              <w:t>En este componente formativo</w:t>
            </w:r>
            <w:ins w:id="0" w:author="Microsoft Office User" w:date="2022-09-07T10:34:00Z">
              <w:r w:rsidR="00744EAC">
                <w:rPr>
                  <w:b w:val="0"/>
                  <w:color w:val="231F20"/>
                  <w:sz w:val="20"/>
                  <w:szCs w:val="20"/>
                </w:rPr>
                <w:t>,</w:t>
              </w:r>
            </w:ins>
            <w:r>
              <w:rPr>
                <w:b w:val="0"/>
                <w:color w:val="231F20"/>
                <w:sz w:val="20"/>
                <w:szCs w:val="20"/>
              </w:rPr>
              <w:t xml:space="preserve"> se presentan las orientaciones para la operación a través de entornos saludables, qu</w:t>
            </w:r>
            <w:ins w:id="1" w:author="Microsoft Office User" w:date="2022-09-07T10:34:00Z">
              <w:r w:rsidR="00744EAC">
                <w:rPr>
                  <w:b w:val="0"/>
                  <w:color w:val="231F20"/>
                  <w:sz w:val="20"/>
                  <w:szCs w:val="20"/>
                </w:rPr>
                <w:t>é</w:t>
              </w:r>
            </w:ins>
            <w:del w:id="2" w:author="Microsoft Office User" w:date="2022-09-07T10:34:00Z">
              <w:r w:rsidDel="00744EAC">
                <w:rPr>
                  <w:b w:val="0"/>
                  <w:color w:val="231F20"/>
                  <w:sz w:val="20"/>
                  <w:szCs w:val="20"/>
                </w:rPr>
                <w:delText>e</w:delText>
              </w:r>
            </w:del>
            <w:r>
              <w:rPr>
                <w:b w:val="0"/>
                <w:color w:val="231F20"/>
                <w:sz w:val="20"/>
                <w:szCs w:val="20"/>
              </w:rPr>
              <w:t xml:space="preserve"> herramientas se requieren para realizarla, cómo se articulan los entornos, y cómo se hace el proceso de evaluación y seguimiento para proyectar las acciones de mejora.</w:t>
            </w:r>
          </w:p>
        </w:tc>
      </w:tr>
      <w:tr w:rsidR="00D36F95" w14:paraId="3EA0DF8E" w14:textId="77777777">
        <w:trPr>
          <w:trHeight w:val="340"/>
        </w:trPr>
        <w:tc>
          <w:tcPr>
            <w:tcW w:w="3397" w:type="dxa"/>
            <w:vAlign w:val="center"/>
          </w:tcPr>
          <w:p w14:paraId="00000014" w14:textId="77777777" w:rsidR="00D36F95" w:rsidRDefault="00C92B4B">
            <w:pPr>
              <w:rPr>
                <w:color w:val="231F2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PALABRAS CLAVE</w:t>
            </w:r>
          </w:p>
        </w:tc>
        <w:tc>
          <w:tcPr>
            <w:tcW w:w="6565" w:type="dxa"/>
            <w:vAlign w:val="center"/>
          </w:tcPr>
          <w:p w14:paraId="00000015" w14:textId="4DB61904" w:rsidR="00D36F95" w:rsidRDefault="00C92B4B">
            <w:pPr>
              <w:rPr>
                <w:color w:val="231F20"/>
                <w:sz w:val="20"/>
                <w:szCs w:val="20"/>
              </w:rPr>
            </w:pPr>
            <w:del w:id="3" w:author="Microsoft Office User" w:date="2022-09-07T10:34:00Z">
              <w:r w:rsidDel="00744EAC">
                <w:rPr>
                  <w:b w:val="0"/>
                  <w:color w:val="231F20"/>
                  <w:sz w:val="20"/>
                  <w:szCs w:val="20"/>
                </w:rPr>
                <w:delText>Ambiente</w:delText>
              </w:r>
            </w:del>
            <w:ins w:id="4" w:author="Microsoft Office User" w:date="2022-09-07T10:34:00Z">
              <w:r w:rsidR="00744EAC">
                <w:rPr>
                  <w:b w:val="0"/>
                  <w:color w:val="231F20"/>
                  <w:sz w:val="20"/>
                  <w:szCs w:val="20"/>
                </w:rPr>
                <w:t>ambiente</w:t>
              </w:r>
            </w:ins>
            <w:r>
              <w:rPr>
                <w:b w:val="0"/>
                <w:color w:val="231F20"/>
                <w:sz w:val="20"/>
                <w:szCs w:val="20"/>
              </w:rPr>
              <w:t>, caracterización, comunidad, indicadores, momentos del curso de vida, seguimiento</w:t>
            </w:r>
            <w:del w:id="5" w:author="Microsoft Office User" w:date="2022-09-07T10:34:00Z">
              <w:r w:rsidDel="00744EAC">
                <w:rPr>
                  <w:b w:val="0"/>
                  <w:color w:val="231F20"/>
                  <w:sz w:val="20"/>
                  <w:szCs w:val="20"/>
                </w:rPr>
                <w:delText>.</w:delText>
              </w:r>
            </w:del>
          </w:p>
        </w:tc>
      </w:tr>
    </w:tbl>
    <w:p w14:paraId="00000016" w14:textId="77777777" w:rsidR="00D36F95" w:rsidRDefault="00D36F95">
      <w:pPr>
        <w:rPr>
          <w:color w:val="231F20"/>
          <w:sz w:val="20"/>
          <w:szCs w:val="20"/>
        </w:rPr>
      </w:pPr>
    </w:p>
    <w:tbl>
      <w:tblPr>
        <w:tblStyle w:val="afffff4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D36F95" w14:paraId="3CAD24A6" w14:textId="77777777">
        <w:trPr>
          <w:trHeight w:val="340"/>
        </w:trPr>
        <w:tc>
          <w:tcPr>
            <w:tcW w:w="3397" w:type="dxa"/>
            <w:vAlign w:val="center"/>
          </w:tcPr>
          <w:p w14:paraId="00000017" w14:textId="77777777" w:rsidR="00D36F95" w:rsidRDefault="00C92B4B">
            <w:pPr>
              <w:rPr>
                <w:color w:val="231F2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ÁREA OCUPACIONAL</w:t>
            </w:r>
          </w:p>
        </w:tc>
        <w:tc>
          <w:tcPr>
            <w:tcW w:w="6565" w:type="dxa"/>
            <w:vAlign w:val="center"/>
          </w:tcPr>
          <w:p w14:paraId="00000018" w14:textId="0B58A174" w:rsidR="00D36F95" w:rsidRDefault="00C92B4B">
            <w:pPr>
              <w:rPr>
                <w:color w:val="231F2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3 - S</w:t>
            </w:r>
            <w:r w:rsidR="00744EAC">
              <w:rPr>
                <w:color w:val="231F20"/>
                <w:sz w:val="20"/>
                <w:szCs w:val="20"/>
              </w:rPr>
              <w:t>alud</w:t>
            </w:r>
          </w:p>
          <w:p w14:paraId="00000019" w14:textId="77777777" w:rsidR="00D36F95" w:rsidRDefault="00D36F95">
            <w:pPr>
              <w:rPr>
                <w:color w:val="231F20"/>
                <w:sz w:val="20"/>
                <w:szCs w:val="20"/>
              </w:rPr>
            </w:pPr>
          </w:p>
        </w:tc>
      </w:tr>
      <w:tr w:rsidR="00D36F95" w14:paraId="5963DAE1" w14:textId="77777777">
        <w:trPr>
          <w:trHeight w:val="465"/>
        </w:trPr>
        <w:tc>
          <w:tcPr>
            <w:tcW w:w="3397" w:type="dxa"/>
            <w:vAlign w:val="center"/>
          </w:tcPr>
          <w:p w14:paraId="0000001A" w14:textId="77777777" w:rsidR="00D36F95" w:rsidRDefault="00C92B4B">
            <w:pPr>
              <w:rPr>
                <w:color w:val="231F2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IDIOMA</w:t>
            </w:r>
          </w:p>
        </w:tc>
        <w:tc>
          <w:tcPr>
            <w:tcW w:w="6565" w:type="dxa"/>
            <w:vAlign w:val="center"/>
          </w:tcPr>
          <w:p w14:paraId="0000001B" w14:textId="77777777" w:rsidR="00D36F95" w:rsidRDefault="00C92B4B">
            <w:pPr>
              <w:rPr>
                <w:color w:val="231F2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Español</w:t>
            </w:r>
          </w:p>
        </w:tc>
      </w:tr>
    </w:tbl>
    <w:p w14:paraId="0000001C" w14:textId="77777777" w:rsidR="00D36F95" w:rsidRDefault="00D36F95">
      <w:pPr>
        <w:rPr>
          <w:sz w:val="20"/>
          <w:szCs w:val="20"/>
        </w:rPr>
      </w:pPr>
    </w:p>
    <w:p w14:paraId="0000001D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 w:val="20"/>
          <w:szCs w:val="20"/>
        </w:rPr>
      </w:pPr>
    </w:p>
    <w:p w14:paraId="0000001E" w14:textId="77777777" w:rsidR="00D36F95" w:rsidRDefault="00D36F95">
      <w:pPr>
        <w:rPr>
          <w:sz w:val="20"/>
          <w:szCs w:val="20"/>
        </w:rPr>
      </w:pPr>
    </w:p>
    <w:p w14:paraId="0000001F" w14:textId="77777777" w:rsidR="00D36F95" w:rsidRDefault="00C92B4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TABLA DE CONTENIDOS</w:t>
      </w:r>
      <w:del w:id="6" w:author="Microsoft Office User" w:date="2022-09-07T10:34:00Z">
        <w:r w:rsidDel="00744EAC">
          <w:rPr>
            <w:b/>
            <w:color w:val="000000"/>
            <w:sz w:val="20"/>
            <w:szCs w:val="20"/>
          </w:rPr>
          <w:delText>:</w:delText>
        </w:r>
      </w:del>
      <w:r>
        <w:rPr>
          <w:b/>
          <w:color w:val="000000"/>
          <w:sz w:val="20"/>
          <w:szCs w:val="20"/>
        </w:rPr>
        <w:t xml:space="preserve"> </w:t>
      </w:r>
    </w:p>
    <w:p w14:paraId="00000020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0"/>
          <w:szCs w:val="20"/>
        </w:rPr>
      </w:pPr>
    </w:p>
    <w:p w14:paraId="00000021" w14:textId="77777777" w:rsidR="00D36F95" w:rsidRDefault="00D36F95">
      <w:pPr>
        <w:rPr>
          <w:b/>
          <w:sz w:val="20"/>
          <w:szCs w:val="20"/>
        </w:rPr>
      </w:pPr>
    </w:p>
    <w:p w14:paraId="00000022" w14:textId="77777777" w:rsidR="00D36F95" w:rsidRDefault="00C92B4B">
      <w:pPr>
        <w:rPr>
          <w:b/>
          <w:sz w:val="20"/>
          <w:szCs w:val="20"/>
        </w:rPr>
      </w:pPr>
      <w:r>
        <w:rPr>
          <w:b/>
          <w:sz w:val="20"/>
          <w:szCs w:val="20"/>
        </w:rPr>
        <w:t>INTRODUCCIÓN</w:t>
      </w:r>
    </w:p>
    <w:p w14:paraId="00000023" w14:textId="77777777" w:rsidR="00D36F95" w:rsidRDefault="00D36F95">
      <w:pPr>
        <w:rPr>
          <w:b/>
          <w:sz w:val="20"/>
          <w:szCs w:val="20"/>
        </w:rPr>
      </w:pPr>
    </w:p>
    <w:p w14:paraId="00000024" w14:textId="77777777" w:rsidR="00D36F95" w:rsidRDefault="00C92B4B">
      <w:pP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1. Orientaciones para la operación de cada entorno en el marco de los componentes y líneas de acción </w:t>
      </w:r>
    </w:p>
    <w:p w14:paraId="00000025" w14:textId="77777777" w:rsidR="00D36F95" w:rsidRDefault="00D36F95">
      <w:pPr>
        <w:rPr>
          <w:b/>
          <w:sz w:val="20"/>
          <w:szCs w:val="20"/>
        </w:rPr>
      </w:pPr>
    </w:p>
    <w:p w14:paraId="00000026" w14:textId="77777777" w:rsidR="00D36F95" w:rsidRDefault="00C92B4B">
      <w:pP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2. Herramientas para la implementación</w:t>
      </w:r>
    </w:p>
    <w:p w14:paraId="00000027" w14:textId="77777777" w:rsidR="00D36F95" w:rsidRDefault="00C92B4B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2.1. Herramientas para la caracterización social y ambiental</w:t>
      </w:r>
    </w:p>
    <w:p w14:paraId="00000028" w14:textId="77777777" w:rsidR="00D36F95" w:rsidRDefault="00C92B4B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2.2. Herramientas para el seguimiento </w:t>
      </w:r>
    </w:p>
    <w:p w14:paraId="00000029" w14:textId="77777777" w:rsidR="00D36F95" w:rsidRDefault="00C92B4B">
      <w:pPr>
        <w:rPr>
          <w:color w:val="000000"/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 xml:space="preserve">2.3. Herramientas educativas </w:t>
      </w:r>
    </w:p>
    <w:p w14:paraId="0000002A" w14:textId="77777777" w:rsidR="00D36F95" w:rsidRDefault="00D36F95">
      <w:pPr>
        <w:rPr>
          <w:sz w:val="20"/>
          <w:szCs w:val="20"/>
        </w:rPr>
      </w:pPr>
    </w:p>
    <w:p w14:paraId="0000002B" w14:textId="77777777" w:rsidR="00D36F95" w:rsidRDefault="00C92B4B">
      <w:pP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3. Articulación entre entornos</w:t>
      </w:r>
    </w:p>
    <w:p w14:paraId="0000002C" w14:textId="77777777" w:rsidR="00D36F95" w:rsidRDefault="00D36F95">
      <w:pPr>
        <w:rPr>
          <w:b/>
          <w:sz w:val="20"/>
          <w:szCs w:val="20"/>
        </w:rPr>
      </w:pPr>
    </w:p>
    <w:p w14:paraId="0000002D" w14:textId="77777777" w:rsidR="00D36F95" w:rsidRDefault="00C92B4B">
      <w:pP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4. Seguimiento y monitoreo</w:t>
      </w:r>
    </w:p>
    <w:p w14:paraId="0000002E" w14:textId="77777777" w:rsidR="00D36F95" w:rsidRDefault="00C92B4B">
      <w:pPr>
        <w:rPr>
          <w:color w:val="000000"/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 xml:space="preserve"> 4.1. Resultados esperados</w:t>
      </w:r>
    </w:p>
    <w:p w14:paraId="0000002F" w14:textId="320D3849" w:rsidR="00D36F95" w:rsidRDefault="00C92B4B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4.2. Indicadores: </w:t>
      </w:r>
      <w:del w:id="7" w:author="Microsoft Office User" w:date="2022-09-07T10:35:00Z">
        <w:r w:rsidDel="00744EAC">
          <w:rPr>
            <w:color w:val="000000"/>
            <w:sz w:val="20"/>
            <w:szCs w:val="20"/>
          </w:rPr>
          <w:delText xml:space="preserve">Fichas </w:delText>
        </w:r>
      </w:del>
      <w:ins w:id="8" w:author="Microsoft Office User" w:date="2022-09-07T10:35:00Z">
        <w:r w:rsidR="00744EAC">
          <w:rPr>
            <w:color w:val="000000"/>
            <w:sz w:val="20"/>
            <w:szCs w:val="20"/>
          </w:rPr>
          <w:t xml:space="preserve">fichas </w:t>
        </w:r>
      </w:ins>
      <w:r>
        <w:rPr>
          <w:color w:val="000000"/>
          <w:sz w:val="20"/>
          <w:szCs w:val="20"/>
        </w:rPr>
        <w:t>de indicadores</w:t>
      </w:r>
    </w:p>
    <w:p w14:paraId="00000030" w14:textId="77777777" w:rsidR="00D36F95" w:rsidRDefault="00C92B4B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4.3. Análisis y resultados</w:t>
      </w:r>
    </w:p>
    <w:p w14:paraId="00000031" w14:textId="77777777" w:rsidR="00D36F95" w:rsidRDefault="00C92B4B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4.4. Acciones de mejora</w:t>
      </w:r>
    </w:p>
    <w:p w14:paraId="00000032" w14:textId="77777777" w:rsidR="00D36F95" w:rsidRDefault="00D36F95">
      <w:pPr>
        <w:rPr>
          <w:b/>
          <w:sz w:val="20"/>
          <w:szCs w:val="20"/>
        </w:rPr>
      </w:pPr>
    </w:p>
    <w:p w14:paraId="00000033" w14:textId="77777777" w:rsidR="00D36F95" w:rsidRDefault="00C92B4B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B. DESARROLLO DE CONTENIDOS </w:t>
      </w:r>
    </w:p>
    <w:p w14:paraId="00000034" w14:textId="77777777" w:rsidR="00D36F95" w:rsidRDefault="00D36F95">
      <w:pPr>
        <w:rPr>
          <w:b/>
          <w:sz w:val="20"/>
          <w:szCs w:val="20"/>
        </w:rPr>
      </w:pPr>
    </w:p>
    <w:p w14:paraId="00000035" w14:textId="77777777" w:rsidR="00D36F95" w:rsidRDefault="00C92B4B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INTRODUCCIÓN </w:t>
      </w:r>
    </w:p>
    <w:p w14:paraId="00000036" w14:textId="77777777" w:rsidR="00D36F95" w:rsidRDefault="00D36F95">
      <w:pPr>
        <w:rPr>
          <w:b/>
          <w:sz w:val="20"/>
          <w:szCs w:val="20"/>
        </w:rPr>
      </w:pPr>
    </w:p>
    <w:p w14:paraId="00000037" w14:textId="2D38AB9A" w:rsidR="00D36F95" w:rsidRDefault="00C92B4B">
      <w:pPr>
        <w:spacing w:after="120"/>
        <w:rPr>
          <w:color w:val="231F20"/>
          <w:sz w:val="20"/>
          <w:szCs w:val="20"/>
        </w:rPr>
      </w:pPr>
      <w:r>
        <w:rPr>
          <w:color w:val="231F20"/>
          <w:sz w:val="20"/>
          <w:szCs w:val="20"/>
        </w:rPr>
        <w:t>Para iniciar el desarrollo temático y conceptual de este componente formativo, se presenta</w:t>
      </w:r>
      <w:ins w:id="9" w:author="Microsoft Office User" w:date="2022-09-07T10:35:00Z">
        <w:r w:rsidR="00744EAC">
          <w:rPr>
            <w:color w:val="231F20"/>
            <w:sz w:val="20"/>
            <w:szCs w:val="20"/>
          </w:rPr>
          <w:t>,</w:t>
        </w:r>
      </w:ins>
      <w:r>
        <w:rPr>
          <w:color w:val="231F20"/>
          <w:sz w:val="20"/>
          <w:szCs w:val="20"/>
        </w:rPr>
        <w:t xml:space="preserve">  a través del siguiente video, una breve introducción,  la cual lo enruta</w:t>
      </w:r>
      <w:ins w:id="10" w:author="Microsoft Office User" w:date="2022-09-07T10:35:00Z">
        <w:r w:rsidR="00744EAC">
          <w:rPr>
            <w:color w:val="231F20"/>
            <w:sz w:val="20"/>
            <w:szCs w:val="20"/>
          </w:rPr>
          <w:t>rá</w:t>
        </w:r>
      </w:ins>
      <w:r>
        <w:rPr>
          <w:color w:val="231F20"/>
          <w:sz w:val="20"/>
          <w:szCs w:val="20"/>
        </w:rPr>
        <w:t xml:space="preserve"> en el proceso aprendizaje:</w:t>
      </w:r>
    </w:p>
    <w:p w14:paraId="00000038" w14:textId="77777777" w:rsidR="00D36F95" w:rsidRDefault="00D36F95">
      <w:pPr>
        <w:spacing w:after="120"/>
        <w:rPr>
          <w:color w:val="231F20"/>
          <w:sz w:val="20"/>
          <w:szCs w:val="20"/>
        </w:rPr>
      </w:pPr>
    </w:p>
    <w:tbl>
      <w:tblPr>
        <w:tblStyle w:val="afffff5"/>
        <w:tblW w:w="9258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58"/>
      </w:tblGrid>
      <w:tr w:rsidR="00D36F95" w14:paraId="53BAE085" w14:textId="77777777">
        <w:trPr>
          <w:jc w:val="center"/>
        </w:trPr>
        <w:tc>
          <w:tcPr>
            <w:tcW w:w="9258" w:type="dxa"/>
            <w:shd w:val="clear" w:color="auto" w:fill="E36C09"/>
          </w:tcPr>
          <w:p w14:paraId="00000039" w14:textId="77777777" w:rsidR="00D36F95" w:rsidRDefault="00D36F95">
            <w:pPr>
              <w:spacing w:after="120"/>
              <w:ind w:left="283"/>
              <w:jc w:val="center"/>
              <w:rPr>
                <w:rFonts w:ascii="Arial" w:eastAsia="Arial" w:hAnsi="Arial" w:cs="Arial"/>
                <w:color w:val="FFFFFF"/>
                <w:sz w:val="20"/>
                <w:szCs w:val="20"/>
              </w:rPr>
            </w:pPr>
          </w:p>
          <w:p w14:paraId="0000003A" w14:textId="77777777" w:rsidR="00D36F95" w:rsidRDefault="00C92B4B">
            <w:pPr>
              <w:jc w:val="center"/>
              <w:rPr>
                <w:rFonts w:ascii="Arial" w:eastAsia="Arial" w:hAnsi="Arial" w:cs="Arial"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0"/>
                <w:szCs w:val="20"/>
              </w:rPr>
              <w:t>Video Animado o Motion</w:t>
            </w:r>
          </w:p>
          <w:p w14:paraId="0000003B" w14:textId="77777777" w:rsidR="00D36F95" w:rsidRDefault="00DC6A83">
            <w:pPr>
              <w:spacing w:after="120"/>
              <w:jc w:val="center"/>
              <w:rPr>
                <w:rFonts w:ascii="Arial" w:eastAsia="Arial" w:hAnsi="Arial" w:cs="Arial"/>
                <w:color w:val="FFFFFF"/>
                <w:sz w:val="20"/>
                <w:szCs w:val="20"/>
              </w:rPr>
            </w:pPr>
            <w:sdt>
              <w:sdtPr>
                <w:tag w:val="goog_rdk_0"/>
                <w:id w:val="1237210895"/>
              </w:sdtPr>
              <w:sdtEndPr/>
              <w:sdtContent>
                <w:commentRangeStart w:id="11"/>
              </w:sdtContent>
            </w:sdt>
            <w:r w:rsidR="00C92B4B">
              <w:rPr>
                <w:rFonts w:ascii="Arial" w:eastAsia="Arial" w:hAnsi="Arial" w:cs="Arial"/>
                <w:color w:val="FFFFFF"/>
                <w:sz w:val="20"/>
                <w:szCs w:val="20"/>
              </w:rPr>
              <w:t>CF3_1_Introducción</w:t>
            </w:r>
            <w:commentRangeEnd w:id="11"/>
            <w:r w:rsidR="00C92B4B">
              <w:commentReference w:id="11"/>
            </w:r>
          </w:p>
          <w:p w14:paraId="0000003C" w14:textId="77777777" w:rsidR="00D36F95" w:rsidRDefault="00D36F95">
            <w:pPr>
              <w:spacing w:after="120"/>
              <w:jc w:val="center"/>
              <w:rPr>
                <w:rFonts w:ascii="Arial" w:eastAsia="Arial" w:hAnsi="Arial" w:cs="Arial"/>
                <w:color w:val="231F20"/>
                <w:sz w:val="20"/>
                <w:szCs w:val="20"/>
              </w:rPr>
            </w:pPr>
          </w:p>
        </w:tc>
      </w:tr>
    </w:tbl>
    <w:p w14:paraId="0000003D" w14:textId="77777777" w:rsidR="00D36F95" w:rsidRDefault="00D36F95">
      <w:pPr>
        <w:spacing w:after="120"/>
        <w:jc w:val="both"/>
        <w:rPr>
          <w:color w:val="231F20"/>
          <w:sz w:val="20"/>
          <w:szCs w:val="20"/>
        </w:rPr>
      </w:pPr>
    </w:p>
    <w:p w14:paraId="0000003E" w14:textId="77777777" w:rsidR="00D36F95" w:rsidRDefault="00C92B4B">
      <w:pPr>
        <w:rPr>
          <w:sz w:val="20"/>
          <w:szCs w:val="20"/>
        </w:rPr>
      </w:pPr>
      <w:r>
        <w:rPr>
          <w:sz w:val="20"/>
          <w:szCs w:val="20"/>
          <w:highlight w:val="white"/>
        </w:rPr>
        <w:t xml:space="preserve"> </w:t>
      </w:r>
    </w:p>
    <w:p w14:paraId="0000003F" w14:textId="77777777" w:rsidR="00D36F95" w:rsidRDefault="00C92B4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Orientaciones para la operación de cada entorno en el marco de los componentes y líneas de acción</w:t>
      </w:r>
      <w:del w:id="12" w:author="Microsoft Office User" w:date="2022-09-07T10:40:00Z">
        <w:r w:rsidDel="00C92B4B">
          <w:rPr>
            <w:color w:val="000000"/>
            <w:sz w:val="20"/>
            <w:szCs w:val="20"/>
          </w:rPr>
          <w:delText>.</w:delText>
        </w:r>
      </w:del>
    </w:p>
    <w:p w14:paraId="00000040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0000041" w14:textId="0CAB662D" w:rsidR="00D36F95" w:rsidRDefault="00C92B4B">
      <w:pPr>
        <w:pBdr>
          <w:top w:val="nil"/>
          <w:left w:val="nil"/>
          <w:bottom w:val="nil"/>
          <w:right w:val="nil"/>
          <w:between w:val="nil"/>
        </w:pBd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Antes de presentar las </w:t>
      </w:r>
      <w:r w:rsidR="009F1CBF">
        <w:rPr>
          <w:sz w:val="20"/>
          <w:szCs w:val="20"/>
        </w:rPr>
        <w:t>orientaciones, se</w:t>
      </w:r>
      <w:r>
        <w:rPr>
          <w:sz w:val="20"/>
          <w:szCs w:val="20"/>
        </w:rPr>
        <w:t xml:space="preserve"> recomienda que recuerde </w:t>
      </w:r>
      <w:del w:id="13" w:author="Microsoft Office User" w:date="2022-09-07T10:41:00Z">
        <w:r w:rsidDel="00C92B4B">
          <w:rPr>
            <w:sz w:val="20"/>
            <w:szCs w:val="20"/>
          </w:rPr>
          <w:delText xml:space="preserve">que </w:delText>
        </w:r>
      </w:del>
      <w:r>
        <w:rPr>
          <w:sz w:val="20"/>
          <w:szCs w:val="20"/>
        </w:rPr>
        <w:t xml:space="preserve">el </w:t>
      </w:r>
      <w:del w:id="14" w:author="Microsoft Office User" w:date="2022-09-07T10:41:00Z">
        <w:r w:rsidDel="00C92B4B">
          <w:rPr>
            <w:sz w:val="20"/>
            <w:szCs w:val="20"/>
          </w:rPr>
          <w:delText xml:space="preserve"> </w:delText>
        </w:r>
      </w:del>
      <w:r>
        <w:rPr>
          <w:sz w:val="20"/>
          <w:szCs w:val="20"/>
        </w:rPr>
        <w:t>concepto de entornos</w:t>
      </w:r>
      <w:del w:id="15" w:author="Microsoft Office User" w:date="2022-09-07T10:41:00Z">
        <w:r w:rsidDel="00C92B4B">
          <w:rPr>
            <w:sz w:val="20"/>
            <w:szCs w:val="20"/>
          </w:rPr>
          <w:delText>,</w:delText>
        </w:r>
      </w:del>
      <w:r>
        <w:rPr>
          <w:sz w:val="20"/>
          <w:szCs w:val="20"/>
        </w:rPr>
        <w:t xml:space="preserve"> y</w:t>
      </w:r>
      <w:ins w:id="16" w:author="Microsoft Office User" w:date="2022-09-07T10:41:00Z">
        <w:r>
          <w:rPr>
            <w:sz w:val="20"/>
            <w:szCs w:val="20"/>
          </w:rPr>
          <w:t>,</w:t>
        </w:r>
      </w:ins>
      <w:r>
        <w:rPr>
          <w:sz w:val="20"/>
          <w:szCs w:val="20"/>
        </w:rPr>
        <w:t xml:space="preserve"> así</w:t>
      </w:r>
      <w:ins w:id="17" w:author="Microsoft Office User" w:date="2022-09-07T10:41:00Z">
        <w:r>
          <w:rPr>
            <w:sz w:val="20"/>
            <w:szCs w:val="20"/>
          </w:rPr>
          <w:t>,</w:t>
        </w:r>
      </w:ins>
      <w:r>
        <w:rPr>
          <w:sz w:val="20"/>
          <w:szCs w:val="20"/>
        </w:rPr>
        <w:t xml:space="preserve">  comprender la operación de estos:</w:t>
      </w:r>
    </w:p>
    <w:p w14:paraId="00000042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ind w:left="360"/>
        <w:rPr>
          <w:sz w:val="20"/>
          <w:szCs w:val="20"/>
        </w:rPr>
      </w:pPr>
    </w:p>
    <w:p w14:paraId="00000043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ind w:left="360"/>
        <w:rPr>
          <w:sz w:val="20"/>
          <w:szCs w:val="20"/>
        </w:rPr>
      </w:pPr>
    </w:p>
    <w:p w14:paraId="00000044" w14:textId="77777777" w:rsidR="00D36F95" w:rsidRDefault="00C92B4B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6F601168" wp14:editId="5388C6BB">
            <wp:extent cx="6334125" cy="2393321"/>
            <wp:effectExtent l="0" t="0" r="0" b="0"/>
            <wp:docPr id="8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3933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413CC8D4" wp14:editId="53F13F23">
                <wp:simplePos x="0" y="0"/>
                <wp:positionH relativeFrom="column">
                  <wp:posOffset>215900</wp:posOffset>
                </wp:positionH>
                <wp:positionV relativeFrom="paragraph">
                  <wp:posOffset>622300</wp:posOffset>
                </wp:positionV>
                <wp:extent cx="1913572" cy="919265"/>
                <wp:effectExtent l="0" t="0" r="0" b="0"/>
                <wp:wrapNone/>
                <wp:docPr id="76" name="Rectá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81650" y="3445650"/>
                          <a:ext cx="1928700" cy="66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948D091" w14:textId="6D89F4CD" w:rsidR="00C92B4B" w:rsidRDefault="00C92B4B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Roboto" w:eastAsia="Roboto" w:hAnsi="Roboto" w:cs="Roboto"/>
                                <w:color w:val="000000"/>
                                <w:sz w:val="21"/>
                                <w:highlight w:val="white"/>
                              </w:rPr>
                              <w:t>Los entornos</w:t>
                            </w:r>
                            <w:ins w:id="18" w:author="Microsoft Office User" w:date="2022-09-07T10:41:00Z">
                              <w:r>
                                <w:rPr>
                                  <w:rFonts w:ascii="Roboto" w:eastAsia="Roboto" w:hAnsi="Roboto" w:cs="Roboto"/>
                                  <w:color w:val="000000"/>
                                  <w:sz w:val="21"/>
                                  <w:highlight w:val="white"/>
                                </w:rPr>
                                <w:t>,</w:t>
                              </w:r>
                            </w:ins>
                            <w:r>
                              <w:rPr>
                                <w:rFonts w:ascii="Roboto" w:eastAsia="Roboto" w:hAnsi="Roboto" w:cs="Roboto"/>
                                <w:color w:val="000000"/>
                                <w:sz w:val="21"/>
                                <w:highlight w:val="white"/>
                              </w:rPr>
                              <w:t xml:space="preserve"> según </w:t>
                            </w:r>
                            <w:del w:id="19" w:author="Microsoft Office User" w:date="2022-09-07T10:41:00Z">
                              <w:r w:rsidDel="00C92B4B">
                                <w:rPr>
                                  <w:rFonts w:ascii="Roboto" w:eastAsia="Roboto" w:hAnsi="Roboto" w:cs="Roboto"/>
                                  <w:color w:val="000000"/>
                                  <w:sz w:val="21"/>
                                  <w:highlight w:val="white"/>
                                </w:rPr>
                                <w:delText>(</w:delText>
                              </w:r>
                            </w:del>
                            <w:r>
                              <w:rPr>
                                <w:rFonts w:ascii="Roboto" w:eastAsia="Roboto" w:hAnsi="Roboto" w:cs="Roboto"/>
                                <w:color w:val="000000"/>
                                <w:sz w:val="21"/>
                                <w:highlight w:val="white"/>
                              </w:rPr>
                              <w:t>Conasa</w:t>
                            </w:r>
                            <w:del w:id="20" w:author="Microsoft Office User" w:date="2022-09-07T10:41:00Z">
                              <w:r w:rsidDel="00C92B4B">
                                <w:rPr>
                                  <w:rFonts w:ascii="Roboto" w:eastAsia="Roboto" w:hAnsi="Roboto" w:cs="Roboto"/>
                                  <w:color w:val="000000"/>
                                  <w:sz w:val="21"/>
                                  <w:highlight w:val="white"/>
                                </w:rPr>
                                <w:delText>,</w:delText>
                              </w:r>
                            </w:del>
                            <w:r>
                              <w:rPr>
                                <w:rFonts w:ascii="Roboto" w:eastAsia="Roboto" w:hAnsi="Roboto" w:cs="Roboto"/>
                                <w:color w:val="000000"/>
                                <w:sz w:val="21"/>
                                <w:highlight w:val="white"/>
                              </w:rPr>
                              <w:t xml:space="preserve"> </w:t>
                            </w:r>
                            <w:ins w:id="21" w:author="Microsoft Office User" w:date="2022-09-07T10:41:00Z">
                              <w:r>
                                <w:rPr>
                                  <w:rFonts w:ascii="Roboto" w:eastAsia="Roboto" w:hAnsi="Roboto" w:cs="Roboto"/>
                                  <w:color w:val="000000"/>
                                  <w:sz w:val="21"/>
                                  <w:highlight w:val="white"/>
                                </w:rPr>
                                <w:t>(</w:t>
                              </w:r>
                            </w:ins>
                            <w:r>
                              <w:rPr>
                                <w:rFonts w:ascii="Roboto" w:eastAsia="Roboto" w:hAnsi="Roboto" w:cs="Roboto"/>
                                <w:color w:val="000000"/>
                                <w:sz w:val="21"/>
                                <w:highlight w:val="white"/>
                              </w:rPr>
                              <w:t>2015, p. 22), se conciben como:</w:t>
                            </w:r>
                          </w:p>
                          <w:p w14:paraId="69761FA4" w14:textId="77777777" w:rsidR="00C92B4B" w:rsidRDefault="00C92B4B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73A8D607" w14:textId="77777777" w:rsidR="00C92B4B" w:rsidRDefault="00C92B4B">
                            <w:pPr>
                              <w:spacing w:line="274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w14:anchorId="7B9DF52F">
              <v:rect id="Rectángulo 76" style="position:absolute;left:0;text-align:left;margin-left:17pt;margin-top:49pt;width:150.65pt;height:72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6" fillcolor="white [3201]" w14:anchorId="413CC8D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">
                <v:stroke joinstyle="round" startarrowwidth="narrow" startarrowlength="short" endarrowwidth="narrow" endarrowlength="short"/>
                <v:textbox inset="2.53958mm,1.2694mm,2.53958mm,1.2694mm">
                  <w:txbxContent>
                    <w:p w:rsidR="00C92B4B" w:rsidRDefault="00C92B4B" w14:paraId="04CD139A" w14:textId="6D89F4CD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ascii="Roboto" w:hAnsi="Roboto" w:eastAsia="Roboto" w:cs="Roboto"/>
                          <w:color w:val="000000"/>
                          <w:sz w:val="21"/>
                          <w:highlight w:val="white"/>
                        </w:rPr>
                        <w:t>Los entornos</w:t>
                      </w:r>
                      <w:ins w:author="Microsoft Office User" w:date="2022-09-07T10:41:00Z" w:id="22">
                        <w:r>
                          <w:rPr>
                            <w:rFonts w:ascii="Roboto" w:hAnsi="Roboto" w:eastAsia="Roboto" w:cs="Roboto"/>
                            <w:color w:val="000000"/>
                            <w:sz w:val="21"/>
                            <w:highlight w:val="white"/>
                          </w:rPr>
                          <w:t>,</w:t>
                        </w:r>
                      </w:ins>
                      <w:r>
                        <w:rPr>
                          <w:rFonts w:ascii="Roboto" w:hAnsi="Roboto" w:eastAsia="Roboto" w:cs="Roboto"/>
                          <w:color w:val="000000"/>
                          <w:sz w:val="21"/>
                          <w:highlight w:val="white"/>
                        </w:rPr>
                        <w:t xml:space="preserve"> según </w:t>
                      </w:r>
                      <w:del w:author="Microsoft Office User" w:date="2022-09-07T10:41:00Z" w:id="23">
                        <w:r w:rsidDel="00C92B4B">
                          <w:rPr>
                            <w:rFonts w:ascii="Roboto" w:hAnsi="Roboto" w:eastAsia="Roboto" w:cs="Roboto"/>
                            <w:color w:val="000000"/>
                            <w:sz w:val="21"/>
                            <w:highlight w:val="white"/>
                          </w:rPr>
                          <w:delText>(</w:delText>
                        </w:r>
                      </w:del>
                      <w:r>
                        <w:rPr>
                          <w:rFonts w:ascii="Roboto" w:hAnsi="Roboto" w:eastAsia="Roboto" w:cs="Roboto"/>
                          <w:color w:val="000000"/>
                          <w:sz w:val="21"/>
                          <w:highlight w:val="white"/>
                        </w:rPr>
                        <w:t>Conasa</w:t>
                      </w:r>
                      <w:del w:author="Microsoft Office User" w:date="2022-09-07T10:41:00Z" w:id="24">
                        <w:r w:rsidDel="00C92B4B">
                          <w:rPr>
                            <w:rFonts w:ascii="Roboto" w:hAnsi="Roboto" w:eastAsia="Roboto" w:cs="Roboto"/>
                            <w:color w:val="000000"/>
                            <w:sz w:val="21"/>
                            <w:highlight w:val="white"/>
                          </w:rPr>
                          <w:delText>,</w:delText>
                        </w:r>
                      </w:del>
                      <w:r>
                        <w:rPr>
                          <w:rFonts w:ascii="Roboto" w:hAnsi="Roboto" w:eastAsia="Roboto" w:cs="Roboto"/>
                          <w:color w:val="000000"/>
                          <w:sz w:val="21"/>
                          <w:highlight w:val="white"/>
                        </w:rPr>
                        <w:t xml:space="preserve"> </w:t>
                      </w:r>
                      <w:ins w:author="Microsoft Office User" w:date="2022-09-07T10:41:00Z" w:id="25">
                        <w:r>
                          <w:rPr>
                            <w:rFonts w:ascii="Roboto" w:hAnsi="Roboto" w:eastAsia="Roboto" w:cs="Roboto"/>
                            <w:color w:val="000000"/>
                            <w:sz w:val="21"/>
                            <w:highlight w:val="white"/>
                          </w:rPr>
                          <w:t>(</w:t>
                        </w:r>
                      </w:ins>
                      <w:r>
                        <w:rPr>
                          <w:rFonts w:ascii="Roboto" w:hAnsi="Roboto" w:eastAsia="Roboto" w:cs="Roboto"/>
                          <w:color w:val="000000"/>
                          <w:sz w:val="21"/>
                          <w:highlight w:val="white"/>
                        </w:rPr>
                        <w:t>2015, p. 22), se conciben como:</w:t>
                      </w:r>
                    </w:p>
                    <w:p w:rsidR="00C92B4B" w:rsidRDefault="00C92B4B" w14:paraId="672A6659" w14:textId="77777777">
                      <w:pPr>
                        <w:spacing w:line="240" w:lineRule="auto"/>
                        <w:textDirection w:val="btLr"/>
                      </w:pPr>
                    </w:p>
                    <w:p w:rsidR="00C92B4B" w:rsidRDefault="00C92B4B" w14:paraId="0A37501D" w14:textId="77777777">
                      <w:pPr>
                        <w:spacing w:line="274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690FFE8C" wp14:editId="25A54316">
                <wp:simplePos x="0" y="0"/>
                <wp:positionH relativeFrom="column">
                  <wp:posOffset>2413000</wp:posOffset>
                </wp:positionH>
                <wp:positionV relativeFrom="paragraph">
                  <wp:posOffset>63500</wp:posOffset>
                </wp:positionV>
                <wp:extent cx="4037648" cy="2125546"/>
                <wp:effectExtent l="0" t="0" r="0" b="0"/>
                <wp:wrapNone/>
                <wp:docPr id="75" name="Rectá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91400" y="2806350"/>
                          <a:ext cx="4309200" cy="1947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6228B7B" w14:textId="60814EBD" w:rsidR="00C92B4B" w:rsidRDefault="00C92B4B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“Los escenarios de vida cotidiana en los cuales los sujetos se desarrollan, donde constituyen su vida subjetiva, construyen vínculos y relaciones con la vida social, histórica, cultural y política de la sociedad a la que pertenecen. Son escenarios configurados por dinámicas y por condiciones sociales, físicas, ambientales, culturales, políticas y económicas, donde las personas, las familias y las comunidades conviven y en los que se produce una intensa y continua interacción y transformación entre ellos y el contexto que les rodea. Se caracterizan por tener sujetos con roles definidos y una estructura organizativa, que comprende condiciones de base sociodemográfica que pueden ser urbanas o rurales”</w:t>
                            </w:r>
                            <w:ins w:id="22" w:author="Microsoft Office User" w:date="2022-09-07T10:42:00Z">
                              <w:r>
                                <w:rPr>
                                  <w:color w:val="000000"/>
                                  <w:sz w:val="20"/>
                                </w:rPr>
                                <w:t>.</w:t>
                              </w:r>
                            </w:ins>
                          </w:p>
                          <w:p w14:paraId="364DB64A" w14:textId="77777777" w:rsidR="00C92B4B" w:rsidRDefault="00C92B4B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5E570F18" w14:textId="77777777" w:rsidR="00C92B4B" w:rsidRDefault="00C92B4B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w14:anchorId="072D9669">
              <v:rect id="Rectángulo 75" style="position:absolute;left:0;text-align:left;margin-left:190pt;margin-top:5pt;width:317.95pt;height:167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7" fillcolor="white [3201]" w14:anchorId="690FFE8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">
                <v:stroke joinstyle="round" startarrowwidth="narrow" startarrowlength="short" endarrowwidth="narrow" endarrowlength="short"/>
                <v:textbox inset="2.53958mm,1.2694mm,2.53958mm,1.2694mm">
                  <w:txbxContent>
                    <w:p w:rsidR="00C92B4B" w:rsidRDefault="00C92B4B" w14:paraId="27D9C84C" w14:textId="60814EBD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  <w:sz w:val="20"/>
                        </w:rPr>
                        <w:t>“Los escenarios de vida cotidiana en los cuales los sujetos se desarrollan, donde constituyen su vida subjetiva, construyen vínculos y relaciones con la vida social, histórica, cultural y política de la sociedad a la que pertenecen. Son escenarios configurados por dinámicas y por condiciones sociales, físicas, ambientales, culturales, políticas y económicas, donde las personas, las familias y las comunidades conviven y en los que se produce una intensa y continua interacción y transformación entre ellos y el contexto que les rodea. Se caracterizan por tener sujetos con roles definidos y una estructura organizativa, que comprende condiciones de base sociodemográfica que pueden ser urbanas o rurales”</w:t>
                      </w:r>
                      <w:ins w:author="Microsoft Office User" w:date="2022-09-07T10:42:00Z" w:id="27">
                        <w:r>
                          <w:rPr>
                            <w:color w:val="000000"/>
                            <w:sz w:val="20"/>
                          </w:rPr>
                          <w:t>.</w:t>
                        </w:r>
                      </w:ins>
                    </w:p>
                    <w:p w:rsidR="00C92B4B" w:rsidRDefault="00C92B4B" w14:paraId="5DAB6C7B" w14:textId="77777777">
                      <w:pPr>
                        <w:spacing w:line="240" w:lineRule="auto"/>
                        <w:textDirection w:val="btLr"/>
                      </w:pPr>
                    </w:p>
                    <w:p w:rsidR="00C92B4B" w:rsidRDefault="00C92B4B" w14:paraId="02EB378F" w14:textId="77777777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0000045" w14:textId="6FA3EE9F" w:rsidR="00D36F95" w:rsidRDefault="00C92B4B">
      <w:pPr>
        <w:pBdr>
          <w:top w:val="nil"/>
          <w:left w:val="nil"/>
          <w:bottom w:val="nil"/>
          <w:right w:val="nil"/>
          <w:between w:val="nil"/>
        </w:pBd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Teniendo claridad sobre el concepto de entorno, se precisa </w:t>
      </w:r>
      <w:r w:rsidR="009F1CBF">
        <w:rPr>
          <w:sz w:val="20"/>
          <w:szCs w:val="20"/>
        </w:rPr>
        <w:t>que,</w:t>
      </w:r>
      <w:r>
        <w:rPr>
          <w:sz w:val="20"/>
          <w:szCs w:val="20"/>
        </w:rPr>
        <w:t xml:space="preserve"> en </w:t>
      </w:r>
      <w:r w:rsidR="009F1CBF">
        <w:rPr>
          <w:sz w:val="20"/>
          <w:szCs w:val="20"/>
        </w:rPr>
        <w:t xml:space="preserve">Colombia, </w:t>
      </w:r>
      <w:r w:rsidR="009F1CBF">
        <w:rPr>
          <w:color w:val="000000"/>
          <w:sz w:val="20"/>
          <w:szCs w:val="20"/>
        </w:rPr>
        <w:t>se</w:t>
      </w:r>
      <w:r>
        <w:rPr>
          <w:color w:val="000000"/>
          <w:sz w:val="20"/>
          <w:szCs w:val="20"/>
        </w:rPr>
        <w:t xml:space="preserve"> definen seis componentes con </w:t>
      </w:r>
      <w:r>
        <w:rPr>
          <w:sz w:val="20"/>
          <w:szCs w:val="20"/>
        </w:rPr>
        <w:t xml:space="preserve">sus respectivas </w:t>
      </w:r>
      <w:r>
        <w:rPr>
          <w:color w:val="000000"/>
          <w:sz w:val="20"/>
          <w:szCs w:val="20"/>
        </w:rPr>
        <w:t>líneas de acción que permiten la operaci</w:t>
      </w:r>
      <w:r>
        <w:rPr>
          <w:sz w:val="20"/>
          <w:szCs w:val="20"/>
        </w:rPr>
        <w:t xml:space="preserve">ón de entornos saludables para la comunidad en general. </w:t>
      </w:r>
    </w:p>
    <w:p w14:paraId="00000046" w14:textId="03BEF9EB" w:rsidR="00D36F95" w:rsidRDefault="00C92B4B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>Estas líneas</w:t>
      </w:r>
      <w:del w:id="23" w:author="Microsoft Office User" w:date="2022-09-07T10:42:00Z">
        <w:r w:rsidDel="00C92B4B">
          <w:rPr>
            <w:sz w:val="20"/>
            <w:szCs w:val="20"/>
          </w:rPr>
          <w:delText>,</w:delText>
        </w:r>
      </w:del>
      <w:r>
        <w:rPr>
          <w:sz w:val="20"/>
          <w:szCs w:val="20"/>
        </w:rPr>
        <w:t xml:space="preserve"> plantean</w:t>
      </w:r>
      <w:ins w:id="24" w:author="Microsoft Office User" w:date="2022-09-07T10:42:00Z">
        <w:r>
          <w:rPr>
            <w:sz w:val="20"/>
            <w:szCs w:val="20"/>
          </w:rPr>
          <w:t>,</w:t>
        </w:r>
      </w:ins>
      <w:r>
        <w:rPr>
          <w:color w:val="000000"/>
          <w:sz w:val="20"/>
          <w:szCs w:val="20"/>
        </w:rPr>
        <w:t xml:space="preserve"> de manera integral</w:t>
      </w:r>
      <w:ins w:id="25" w:author="Microsoft Office User" w:date="2022-09-07T10:42:00Z">
        <w:r>
          <w:rPr>
            <w:color w:val="000000"/>
            <w:sz w:val="20"/>
            <w:szCs w:val="20"/>
          </w:rPr>
          <w:t>,</w:t>
        </w:r>
      </w:ins>
      <w:r>
        <w:rPr>
          <w:color w:val="000000"/>
          <w:sz w:val="20"/>
          <w:szCs w:val="20"/>
        </w:rPr>
        <w:t xml:space="preserve"> las actuaciones y participaciones que coadyuven en el desarrollo humano, la condición de vida y el adelanto ostensible de las personas, familias y comunidades. </w:t>
      </w:r>
    </w:p>
    <w:p w14:paraId="00000047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sz w:val="20"/>
          <w:szCs w:val="20"/>
        </w:rPr>
      </w:pPr>
    </w:p>
    <w:p w14:paraId="00000048" w14:textId="77777777" w:rsidR="00D36F95" w:rsidRDefault="00DC6A83">
      <w:pPr>
        <w:tabs>
          <w:tab w:val="center" w:pos="4419"/>
          <w:tab w:val="right" w:pos="8838"/>
        </w:tabs>
        <w:jc w:val="both"/>
        <w:rPr>
          <w:sz w:val="20"/>
          <w:szCs w:val="20"/>
        </w:rPr>
      </w:pPr>
      <w:sdt>
        <w:sdtPr>
          <w:tag w:val="goog_rdk_1"/>
          <w:id w:val="-1714037528"/>
        </w:sdtPr>
        <w:sdtEndPr/>
        <w:sdtContent>
          <w:commentRangeStart w:id="26"/>
        </w:sdtContent>
      </w:sdt>
      <w:r w:rsidR="00C92B4B">
        <w:rPr>
          <w:noProof/>
          <w:sz w:val="20"/>
          <w:szCs w:val="20"/>
        </w:rPr>
        <w:drawing>
          <wp:inline distT="114300" distB="114300" distL="114300" distR="114300" wp14:anchorId="500B70FE" wp14:editId="61FA9D7C">
            <wp:extent cx="3209925" cy="2286000"/>
            <wp:effectExtent l="0" t="0" r="0" b="0"/>
            <wp:docPr id="8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26"/>
      <w:r w:rsidR="00C92B4B">
        <w:commentReference w:id="26"/>
      </w:r>
    </w:p>
    <w:p w14:paraId="00000049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</w:rPr>
      </w:pPr>
    </w:p>
    <w:p w14:paraId="0000004A" w14:textId="74161229" w:rsidR="00D36F95" w:rsidRDefault="00C92B4B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Los seis </w:t>
      </w:r>
      <w:r w:rsidR="009F1CBF">
        <w:rPr>
          <w:sz w:val="20"/>
          <w:szCs w:val="20"/>
        </w:rPr>
        <w:t>componentes</w:t>
      </w:r>
      <w:del w:id="27" w:author="Microsoft Office User" w:date="2022-09-07T10:43:00Z">
        <w:r w:rsidR="009F1CBF" w:rsidDel="00C92B4B">
          <w:rPr>
            <w:sz w:val="20"/>
            <w:szCs w:val="20"/>
          </w:rPr>
          <w:delText>,</w:delText>
        </w:r>
      </w:del>
      <w:r w:rsidR="009F1CBF">
        <w:rPr>
          <w:sz w:val="20"/>
          <w:szCs w:val="20"/>
        </w:rPr>
        <w:t xml:space="preserve"> </w:t>
      </w:r>
      <w:r w:rsidR="009F1CBF">
        <w:rPr>
          <w:color w:val="000000"/>
          <w:sz w:val="20"/>
          <w:szCs w:val="20"/>
        </w:rPr>
        <w:t>dan</w:t>
      </w:r>
      <w:r>
        <w:rPr>
          <w:color w:val="000000"/>
          <w:sz w:val="20"/>
          <w:szCs w:val="20"/>
        </w:rPr>
        <w:t xml:space="preserve"> respuesta a las dimensiones ambientales, sociales, políticas y económicas, las cuales conforman las bases fundamentales para desarrollar integralmente las líneas de </w:t>
      </w:r>
      <w:r w:rsidR="009F1CBF">
        <w:rPr>
          <w:color w:val="000000"/>
          <w:sz w:val="20"/>
          <w:szCs w:val="20"/>
        </w:rPr>
        <w:t>acción, las</w:t>
      </w:r>
      <w:r>
        <w:rPr>
          <w:color w:val="000000"/>
          <w:sz w:val="20"/>
          <w:szCs w:val="20"/>
        </w:rPr>
        <w:t xml:space="preserve"> </w:t>
      </w:r>
      <w:r w:rsidR="009F1CBF">
        <w:rPr>
          <w:color w:val="000000"/>
          <w:sz w:val="20"/>
          <w:szCs w:val="20"/>
        </w:rPr>
        <w:t>que,</w:t>
      </w:r>
      <w:r>
        <w:rPr>
          <w:color w:val="000000"/>
          <w:sz w:val="20"/>
          <w:szCs w:val="20"/>
        </w:rPr>
        <w:t xml:space="preserve"> a su vez, se despliegan en actuaciones encaminadas a fortalecer e ilustrar lo propuesto en cada componente. Por esto, es importante</w:t>
      </w:r>
      <w:del w:id="28" w:author="Microsoft Office User" w:date="2022-09-07T10:58:00Z">
        <w:r w:rsidDel="006C3821">
          <w:rPr>
            <w:color w:val="000000"/>
            <w:sz w:val="20"/>
            <w:szCs w:val="20"/>
          </w:rPr>
          <w:delText>,</w:delText>
        </w:r>
      </w:del>
      <w:r>
        <w:rPr>
          <w:color w:val="000000"/>
          <w:sz w:val="20"/>
          <w:szCs w:val="20"/>
        </w:rPr>
        <w:t xml:space="preserve"> </w:t>
      </w:r>
      <w:r>
        <w:rPr>
          <w:sz w:val="20"/>
          <w:szCs w:val="20"/>
        </w:rPr>
        <w:t xml:space="preserve">conocer la interrelación que existe entre los componentes y sus respectivas líneas de acción para la operación de cada entorno. </w:t>
      </w:r>
    </w:p>
    <w:p w14:paraId="0000004B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000004C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ind w:left="360"/>
        <w:rPr>
          <w:sz w:val="20"/>
          <w:szCs w:val="20"/>
        </w:rPr>
      </w:pPr>
    </w:p>
    <w:p w14:paraId="0000004D" w14:textId="77777777" w:rsidR="00D36F95" w:rsidRDefault="00C92B4B">
      <w:pPr>
        <w:pBdr>
          <w:top w:val="nil"/>
          <w:left w:val="nil"/>
          <w:bottom w:val="nil"/>
          <w:right w:val="nil"/>
          <w:between w:val="nil"/>
        </w:pBdr>
        <w:ind w:left="360"/>
        <w:rPr>
          <w:sz w:val="20"/>
          <w:szCs w:val="20"/>
        </w:rPr>
      </w:pPr>
      <w:r>
        <w:rPr>
          <w:sz w:val="20"/>
          <w:szCs w:val="20"/>
        </w:rPr>
        <w:t>La siguiente tabla presenta los seis componentes</w:t>
      </w:r>
      <w:del w:id="29" w:author="Microsoft Office User" w:date="2022-09-07T10:58:00Z">
        <w:r w:rsidDel="006C3821">
          <w:rPr>
            <w:sz w:val="20"/>
            <w:szCs w:val="20"/>
          </w:rPr>
          <w:delText>,</w:delText>
        </w:r>
      </w:del>
      <w:r>
        <w:rPr>
          <w:sz w:val="20"/>
          <w:szCs w:val="20"/>
        </w:rPr>
        <w:t xml:space="preserve"> con sus correspondientes líneas de acción:</w:t>
      </w:r>
    </w:p>
    <w:p w14:paraId="0000004E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ind w:left="360"/>
        <w:rPr>
          <w:sz w:val="20"/>
          <w:szCs w:val="20"/>
        </w:rPr>
      </w:pPr>
    </w:p>
    <w:p w14:paraId="0000004F" w14:textId="77777777" w:rsidR="00D36F95" w:rsidRDefault="00C92B4B">
      <w:pPr>
        <w:rPr>
          <w:b/>
          <w:sz w:val="20"/>
          <w:szCs w:val="20"/>
          <w:highlight w:val="white"/>
        </w:rPr>
      </w:pPr>
      <w:r>
        <w:rPr>
          <w:b/>
          <w:sz w:val="20"/>
          <w:szCs w:val="20"/>
          <w:highlight w:val="white"/>
        </w:rPr>
        <w:t>Tabla 1</w:t>
      </w:r>
      <w:del w:id="30" w:author="Microsoft Office User" w:date="2022-09-07T10:58:00Z">
        <w:r w:rsidDel="006C3821">
          <w:rPr>
            <w:b/>
            <w:sz w:val="20"/>
            <w:szCs w:val="20"/>
            <w:highlight w:val="white"/>
          </w:rPr>
          <w:delText>.</w:delText>
        </w:r>
      </w:del>
    </w:p>
    <w:p w14:paraId="00000050" w14:textId="77777777" w:rsidR="00D36F95" w:rsidRDefault="00C92B4B">
      <w:pPr>
        <w:rPr>
          <w:i/>
          <w:sz w:val="20"/>
          <w:szCs w:val="20"/>
          <w:highlight w:val="white"/>
        </w:rPr>
      </w:pPr>
      <w:r>
        <w:rPr>
          <w:i/>
          <w:sz w:val="20"/>
          <w:szCs w:val="20"/>
          <w:highlight w:val="white"/>
        </w:rPr>
        <w:t>Componentes de la operación de los entornos</w:t>
      </w:r>
    </w:p>
    <w:tbl>
      <w:tblPr>
        <w:tblStyle w:val="afffff6"/>
        <w:tblW w:w="99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30"/>
        <w:gridCol w:w="4800"/>
        <w:gridCol w:w="3342"/>
      </w:tblGrid>
      <w:tr w:rsidR="00D36F95" w14:paraId="5917F7A7" w14:textId="77777777">
        <w:tc>
          <w:tcPr>
            <w:tcW w:w="183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1" w14:textId="77777777" w:rsidR="00D36F95" w:rsidRDefault="00C92B4B">
            <w:pPr>
              <w:jc w:val="center"/>
              <w:rPr>
                <w:sz w:val="20"/>
                <w:szCs w:val="20"/>
                <w:shd w:val="clear" w:color="auto" w:fill="B6D7A8"/>
              </w:rPr>
            </w:pPr>
            <w:r>
              <w:rPr>
                <w:sz w:val="20"/>
                <w:szCs w:val="20"/>
                <w:shd w:val="clear" w:color="auto" w:fill="B6D7A8"/>
              </w:rPr>
              <w:t>Componente</w:t>
            </w:r>
          </w:p>
        </w:tc>
        <w:tc>
          <w:tcPr>
            <w:tcW w:w="480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2" w14:textId="77777777" w:rsidR="00D36F95" w:rsidRDefault="00C92B4B">
            <w:pPr>
              <w:jc w:val="center"/>
              <w:rPr>
                <w:sz w:val="20"/>
                <w:szCs w:val="20"/>
                <w:shd w:val="clear" w:color="auto" w:fill="B6D7A8"/>
              </w:rPr>
            </w:pPr>
            <w:r>
              <w:rPr>
                <w:sz w:val="20"/>
                <w:szCs w:val="20"/>
                <w:shd w:val="clear" w:color="auto" w:fill="B6D7A8"/>
              </w:rPr>
              <w:t>Nombre</w:t>
            </w:r>
          </w:p>
        </w:tc>
        <w:tc>
          <w:tcPr>
            <w:tcW w:w="3342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3" w14:textId="77777777" w:rsidR="00D36F95" w:rsidRDefault="00C92B4B">
            <w:pPr>
              <w:jc w:val="center"/>
              <w:rPr>
                <w:sz w:val="20"/>
                <w:szCs w:val="20"/>
                <w:shd w:val="clear" w:color="auto" w:fill="B6D7A8"/>
              </w:rPr>
            </w:pPr>
            <w:r>
              <w:rPr>
                <w:sz w:val="20"/>
                <w:szCs w:val="20"/>
                <w:shd w:val="clear" w:color="auto" w:fill="B6D7A8"/>
              </w:rPr>
              <w:t>Líneas de acción</w:t>
            </w:r>
          </w:p>
        </w:tc>
      </w:tr>
      <w:tr w:rsidR="00D36F95" w14:paraId="0784A0AE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4" w14:textId="77777777" w:rsidR="00D36F95" w:rsidRDefault="00C92B4B">
            <w:pPr>
              <w:rPr>
                <w:b w:val="0"/>
                <w:sz w:val="20"/>
                <w:szCs w:val="20"/>
                <w:highlight w:val="white"/>
              </w:rPr>
            </w:pPr>
            <w:r>
              <w:rPr>
                <w:b w:val="0"/>
                <w:sz w:val="20"/>
                <w:szCs w:val="20"/>
                <w:highlight w:val="white"/>
              </w:rPr>
              <w:t>1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5" w14:textId="77777777" w:rsidR="00D36F95" w:rsidRDefault="00C92B4B">
            <w:pPr>
              <w:rPr>
                <w:b w:val="0"/>
                <w:sz w:val="20"/>
                <w:szCs w:val="20"/>
                <w:highlight w:val="white"/>
              </w:rPr>
            </w:pPr>
            <w:r>
              <w:rPr>
                <w:b w:val="0"/>
                <w:sz w:val="20"/>
                <w:szCs w:val="20"/>
                <w:highlight w:val="white"/>
              </w:rPr>
              <w:t>Políticas y normatividad para la promoción del desarrollo humano, la calidad de vida y el desarrollo sostenible.</w:t>
            </w:r>
          </w:p>
        </w:tc>
        <w:tc>
          <w:tcPr>
            <w:tcW w:w="33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6" w14:textId="77777777" w:rsidR="00D36F95" w:rsidRDefault="00C92B4B">
            <w:pPr>
              <w:rPr>
                <w:b w:val="0"/>
                <w:sz w:val="20"/>
                <w:szCs w:val="20"/>
                <w:highlight w:val="white"/>
              </w:rPr>
            </w:pPr>
            <w:r>
              <w:rPr>
                <w:b w:val="0"/>
                <w:sz w:val="20"/>
                <w:szCs w:val="20"/>
                <w:highlight w:val="white"/>
              </w:rPr>
              <w:t xml:space="preserve">1.1. Formulación, implementación, adopción, consolidación, seguimiento y evaluación de políticas. </w:t>
            </w:r>
          </w:p>
          <w:p w14:paraId="00000057" w14:textId="77777777" w:rsidR="00D36F95" w:rsidRDefault="00C92B4B">
            <w:pPr>
              <w:rPr>
                <w:b w:val="0"/>
                <w:sz w:val="20"/>
                <w:szCs w:val="20"/>
                <w:highlight w:val="white"/>
              </w:rPr>
            </w:pPr>
            <w:r>
              <w:rPr>
                <w:b w:val="0"/>
                <w:sz w:val="20"/>
                <w:szCs w:val="20"/>
                <w:highlight w:val="white"/>
              </w:rPr>
              <w:t>1.2. Armonización y articulación de políticas e instrumentos (nacionales, territoriales, institucionales).</w:t>
            </w:r>
          </w:p>
        </w:tc>
      </w:tr>
      <w:tr w:rsidR="00D36F95" w14:paraId="0614F2FB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8" w14:textId="77777777" w:rsidR="00D36F95" w:rsidRDefault="00C92B4B">
            <w:pPr>
              <w:rPr>
                <w:b w:val="0"/>
                <w:sz w:val="20"/>
                <w:szCs w:val="20"/>
                <w:highlight w:val="white"/>
              </w:rPr>
            </w:pPr>
            <w:r>
              <w:rPr>
                <w:b w:val="0"/>
                <w:sz w:val="20"/>
                <w:szCs w:val="20"/>
                <w:highlight w:val="white"/>
              </w:rPr>
              <w:t>2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9" w14:textId="77777777" w:rsidR="00D36F95" w:rsidRDefault="00C92B4B">
            <w:pPr>
              <w:rPr>
                <w:b w:val="0"/>
                <w:sz w:val="20"/>
                <w:szCs w:val="20"/>
                <w:highlight w:val="white"/>
              </w:rPr>
            </w:pPr>
            <w:r>
              <w:rPr>
                <w:b w:val="0"/>
                <w:sz w:val="20"/>
                <w:szCs w:val="20"/>
                <w:highlight w:val="white"/>
              </w:rPr>
              <w:t>Ambientes que favorecen el desarrollo humano, la calidad de vida y el Desarrollo Sostenible.</w:t>
            </w:r>
          </w:p>
        </w:tc>
        <w:tc>
          <w:tcPr>
            <w:tcW w:w="33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A" w14:textId="77777777" w:rsidR="00D36F95" w:rsidRDefault="00C92B4B">
            <w:pPr>
              <w:rPr>
                <w:b w:val="0"/>
                <w:sz w:val="20"/>
                <w:szCs w:val="20"/>
                <w:highlight w:val="white"/>
              </w:rPr>
            </w:pPr>
            <w:r>
              <w:rPr>
                <w:b w:val="0"/>
                <w:sz w:val="20"/>
                <w:szCs w:val="20"/>
                <w:highlight w:val="white"/>
              </w:rPr>
              <w:t xml:space="preserve">2.1. Implementación y fortalecimiento de estrategias de promoción de espacios físicos, sociales y ambientales seguros, incluyentes, equitativos y sostenibles. </w:t>
            </w:r>
          </w:p>
          <w:p w14:paraId="0000005B" w14:textId="68D7C80C" w:rsidR="00D36F95" w:rsidRDefault="00C92B4B">
            <w:pPr>
              <w:rPr>
                <w:b w:val="0"/>
                <w:sz w:val="20"/>
                <w:szCs w:val="20"/>
                <w:highlight w:val="white"/>
              </w:rPr>
            </w:pPr>
            <w:r>
              <w:rPr>
                <w:b w:val="0"/>
                <w:sz w:val="20"/>
                <w:szCs w:val="20"/>
                <w:highlight w:val="white"/>
              </w:rPr>
              <w:t>2.2. Consolidación y acuerdos intersectoriales para la promoción de entornos saludables</w:t>
            </w:r>
            <w:ins w:id="31" w:author="Microsoft Office User" w:date="2022-09-07T10:59:00Z">
              <w:r w:rsidR="006C3821">
                <w:rPr>
                  <w:b w:val="0"/>
                  <w:sz w:val="20"/>
                  <w:szCs w:val="20"/>
                  <w:highlight w:val="white"/>
                </w:rPr>
                <w:t>.</w:t>
              </w:r>
            </w:ins>
            <w:r>
              <w:rPr>
                <w:b w:val="0"/>
                <w:sz w:val="20"/>
                <w:szCs w:val="20"/>
                <w:highlight w:val="white"/>
              </w:rPr>
              <w:t xml:space="preserve"> </w:t>
            </w:r>
          </w:p>
          <w:p w14:paraId="0000005C" w14:textId="77777777" w:rsidR="00D36F95" w:rsidRDefault="00C92B4B">
            <w:pPr>
              <w:rPr>
                <w:b w:val="0"/>
                <w:sz w:val="20"/>
                <w:szCs w:val="20"/>
                <w:highlight w:val="white"/>
              </w:rPr>
            </w:pPr>
            <w:r>
              <w:rPr>
                <w:b w:val="0"/>
                <w:sz w:val="20"/>
                <w:szCs w:val="20"/>
                <w:highlight w:val="white"/>
              </w:rPr>
              <w:t>2.3. Coordinación y articulación para la gestión de infraestructuras, bienes y servicios seguros, incluyentes y sostenibles.</w:t>
            </w:r>
          </w:p>
        </w:tc>
      </w:tr>
      <w:tr w:rsidR="00D36F95" w14:paraId="6CBA2A66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D" w14:textId="77777777" w:rsidR="00D36F95" w:rsidRDefault="00C92B4B">
            <w:pPr>
              <w:rPr>
                <w:b w:val="0"/>
                <w:sz w:val="20"/>
                <w:szCs w:val="20"/>
                <w:highlight w:val="white"/>
              </w:rPr>
            </w:pPr>
            <w:r>
              <w:rPr>
                <w:b w:val="0"/>
                <w:sz w:val="20"/>
                <w:szCs w:val="20"/>
                <w:highlight w:val="white"/>
              </w:rPr>
              <w:t>3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E" w14:textId="39227277" w:rsidR="00D36F95" w:rsidRDefault="00C92B4B">
            <w:pPr>
              <w:rPr>
                <w:b w:val="0"/>
                <w:sz w:val="20"/>
                <w:szCs w:val="20"/>
                <w:highlight w:val="white"/>
              </w:rPr>
            </w:pPr>
            <w:r>
              <w:rPr>
                <w:b w:val="0"/>
                <w:sz w:val="20"/>
                <w:szCs w:val="20"/>
                <w:highlight w:val="white"/>
              </w:rPr>
              <w:t xml:space="preserve">Gestión de </w:t>
            </w:r>
            <w:ins w:id="32" w:author="Microsoft Office User" w:date="2022-09-07T10:59:00Z">
              <w:r w:rsidR="006C3821">
                <w:rPr>
                  <w:b w:val="0"/>
                  <w:sz w:val="20"/>
                  <w:szCs w:val="20"/>
                  <w:highlight w:val="white"/>
                </w:rPr>
                <w:t>s</w:t>
              </w:r>
            </w:ins>
            <w:del w:id="33" w:author="Microsoft Office User" w:date="2022-09-07T10:59:00Z">
              <w:r w:rsidDel="006C3821">
                <w:rPr>
                  <w:b w:val="0"/>
                  <w:sz w:val="20"/>
                  <w:szCs w:val="20"/>
                  <w:highlight w:val="white"/>
                </w:rPr>
                <w:delText>S</w:delText>
              </w:r>
            </w:del>
            <w:r>
              <w:rPr>
                <w:b w:val="0"/>
                <w:sz w:val="20"/>
                <w:szCs w:val="20"/>
                <w:highlight w:val="white"/>
              </w:rPr>
              <w:t>ervicios sociales</w:t>
            </w:r>
            <w:del w:id="34" w:author="Microsoft Office User" w:date="2022-09-07T10:59:00Z">
              <w:r w:rsidDel="006C3821">
                <w:rPr>
                  <w:b w:val="0"/>
                  <w:sz w:val="20"/>
                  <w:szCs w:val="20"/>
                  <w:highlight w:val="white"/>
                </w:rPr>
                <w:delText>,</w:delText>
              </w:r>
            </w:del>
            <w:r>
              <w:rPr>
                <w:b w:val="0"/>
                <w:sz w:val="20"/>
                <w:szCs w:val="20"/>
                <w:highlight w:val="white"/>
              </w:rPr>
              <w:t xml:space="preserve"> orientados a la respuesta integral e integrada para el desarrollo humano, la calidad de vida y el desarrollo sostenible. </w:t>
            </w:r>
          </w:p>
        </w:tc>
        <w:tc>
          <w:tcPr>
            <w:tcW w:w="33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F" w14:textId="77777777" w:rsidR="00D36F95" w:rsidRDefault="00C92B4B">
            <w:pPr>
              <w:rPr>
                <w:b w:val="0"/>
                <w:sz w:val="20"/>
                <w:szCs w:val="20"/>
                <w:highlight w:val="white"/>
              </w:rPr>
            </w:pPr>
            <w:r>
              <w:rPr>
                <w:b w:val="0"/>
                <w:sz w:val="20"/>
                <w:szCs w:val="20"/>
                <w:highlight w:val="white"/>
              </w:rPr>
              <w:t xml:space="preserve">3.1. Identificación y análisis de necesidades, brechas y potencialidades sociales y de salud para la promoción de entornos saludables. </w:t>
            </w:r>
          </w:p>
          <w:p w14:paraId="59ACCCFF" w14:textId="77777777" w:rsidR="006C3821" w:rsidRDefault="00C92B4B">
            <w:pPr>
              <w:rPr>
                <w:ins w:id="35" w:author="Microsoft Office User" w:date="2022-09-07T10:59:00Z"/>
                <w:b w:val="0"/>
                <w:sz w:val="20"/>
                <w:szCs w:val="20"/>
                <w:highlight w:val="white"/>
              </w:rPr>
            </w:pPr>
            <w:r>
              <w:rPr>
                <w:b w:val="0"/>
                <w:sz w:val="20"/>
                <w:szCs w:val="20"/>
                <w:highlight w:val="white"/>
              </w:rPr>
              <w:t xml:space="preserve">3.2. Gestión para la dinamización de respuestas integrales e integradas. </w:t>
            </w:r>
          </w:p>
          <w:p w14:paraId="00000060" w14:textId="42C6B9CD" w:rsidR="00D36F95" w:rsidRDefault="00C92B4B">
            <w:pPr>
              <w:rPr>
                <w:b w:val="0"/>
                <w:sz w:val="20"/>
                <w:szCs w:val="20"/>
                <w:highlight w:val="white"/>
              </w:rPr>
            </w:pPr>
            <w:r>
              <w:rPr>
                <w:b w:val="0"/>
                <w:sz w:val="20"/>
                <w:szCs w:val="20"/>
                <w:highlight w:val="white"/>
              </w:rPr>
              <w:t>3.</w:t>
            </w:r>
            <w:ins w:id="36" w:author="Microsoft Office User" w:date="2022-09-07T10:59:00Z">
              <w:r w:rsidR="006C3821">
                <w:rPr>
                  <w:b w:val="0"/>
                  <w:sz w:val="20"/>
                  <w:szCs w:val="20"/>
                  <w:highlight w:val="white"/>
                </w:rPr>
                <w:t>3.</w:t>
              </w:r>
            </w:ins>
            <w:r>
              <w:rPr>
                <w:b w:val="0"/>
                <w:sz w:val="20"/>
                <w:szCs w:val="20"/>
                <w:highlight w:val="white"/>
              </w:rPr>
              <w:t xml:space="preserve"> Fortalecimiento de redes y alianzas estratégicas para dinamización de respuestas integrales. </w:t>
            </w:r>
          </w:p>
          <w:p w14:paraId="00000061" w14:textId="77777777" w:rsidR="00D36F95" w:rsidRDefault="00C92B4B">
            <w:pPr>
              <w:rPr>
                <w:b w:val="0"/>
                <w:sz w:val="20"/>
                <w:szCs w:val="20"/>
                <w:highlight w:val="white"/>
              </w:rPr>
            </w:pPr>
            <w:r>
              <w:rPr>
                <w:b w:val="0"/>
                <w:sz w:val="20"/>
                <w:szCs w:val="20"/>
                <w:highlight w:val="white"/>
              </w:rPr>
              <w:t>3.4. Fortalecimiento de las entidades territoriales.</w:t>
            </w:r>
          </w:p>
        </w:tc>
      </w:tr>
      <w:tr w:rsidR="00D36F95" w14:paraId="3CF97321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2" w14:textId="77777777" w:rsidR="00D36F95" w:rsidRDefault="00C92B4B">
            <w:pPr>
              <w:rPr>
                <w:b w:val="0"/>
                <w:sz w:val="20"/>
                <w:szCs w:val="20"/>
                <w:highlight w:val="white"/>
              </w:rPr>
            </w:pPr>
            <w:r>
              <w:rPr>
                <w:b w:val="0"/>
                <w:sz w:val="20"/>
                <w:szCs w:val="20"/>
                <w:highlight w:val="white"/>
              </w:rPr>
              <w:t>4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3" w14:textId="77777777" w:rsidR="00D36F95" w:rsidRDefault="00C92B4B">
            <w:pPr>
              <w:rPr>
                <w:b w:val="0"/>
                <w:sz w:val="20"/>
                <w:szCs w:val="20"/>
                <w:highlight w:val="white"/>
              </w:rPr>
            </w:pPr>
            <w:r>
              <w:rPr>
                <w:b w:val="0"/>
                <w:sz w:val="20"/>
                <w:szCs w:val="20"/>
                <w:highlight w:val="white"/>
              </w:rPr>
              <w:t>Educación integral e integrada para la promoción del desarrollo humano, la calidad de vida y el desarrollo sostenible.</w:t>
            </w:r>
          </w:p>
        </w:tc>
        <w:tc>
          <w:tcPr>
            <w:tcW w:w="33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4" w14:textId="77777777" w:rsidR="00D36F95" w:rsidRDefault="00C92B4B">
            <w:pPr>
              <w:rPr>
                <w:b w:val="0"/>
                <w:sz w:val="20"/>
                <w:szCs w:val="20"/>
                <w:highlight w:val="white"/>
              </w:rPr>
            </w:pPr>
            <w:r>
              <w:rPr>
                <w:b w:val="0"/>
                <w:sz w:val="20"/>
                <w:szCs w:val="20"/>
                <w:highlight w:val="white"/>
              </w:rPr>
              <w:t xml:space="preserve">4.1. Diseño e implementación de procesos de información y herramientas de educación y comunicación. </w:t>
            </w:r>
          </w:p>
          <w:p w14:paraId="00000065" w14:textId="77777777" w:rsidR="00D36F95" w:rsidRDefault="00C92B4B">
            <w:pPr>
              <w:rPr>
                <w:b w:val="0"/>
                <w:sz w:val="20"/>
                <w:szCs w:val="20"/>
                <w:highlight w:val="white"/>
              </w:rPr>
            </w:pPr>
            <w:r>
              <w:rPr>
                <w:b w:val="0"/>
                <w:sz w:val="20"/>
                <w:szCs w:val="20"/>
                <w:highlight w:val="white"/>
              </w:rPr>
              <w:t xml:space="preserve">4.2. Coordinación de acciones sectoriales e intersectoriales orientadas a generar procesos de formación. </w:t>
            </w:r>
          </w:p>
          <w:p w14:paraId="00000066" w14:textId="77777777" w:rsidR="00D36F95" w:rsidRDefault="00C92B4B">
            <w:pPr>
              <w:rPr>
                <w:b w:val="0"/>
                <w:sz w:val="20"/>
                <w:szCs w:val="20"/>
                <w:highlight w:val="white"/>
              </w:rPr>
            </w:pPr>
            <w:r>
              <w:rPr>
                <w:b w:val="0"/>
                <w:sz w:val="20"/>
                <w:szCs w:val="20"/>
                <w:highlight w:val="white"/>
              </w:rPr>
              <w:t>4.3. Fortalecimiento de capacidades institucionales para el desarrollo de procesos formativos.</w:t>
            </w:r>
          </w:p>
        </w:tc>
      </w:tr>
      <w:tr w:rsidR="00D36F95" w14:paraId="48C29E5E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7" w14:textId="77777777" w:rsidR="00D36F95" w:rsidRDefault="00C92B4B">
            <w:pPr>
              <w:rPr>
                <w:b w:val="0"/>
                <w:sz w:val="20"/>
                <w:szCs w:val="20"/>
                <w:highlight w:val="white"/>
              </w:rPr>
            </w:pPr>
            <w:r>
              <w:rPr>
                <w:b w:val="0"/>
                <w:sz w:val="20"/>
                <w:szCs w:val="20"/>
                <w:highlight w:val="white"/>
              </w:rPr>
              <w:t>5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8" w14:textId="77777777" w:rsidR="00D36F95" w:rsidRDefault="00C92B4B">
            <w:pPr>
              <w:rPr>
                <w:b w:val="0"/>
                <w:sz w:val="20"/>
                <w:szCs w:val="20"/>
                <w:highlight w:val="white"/>
              </w:rPr>
            </w:pPr>
            <w:r>
              <w:rPr>
                <w:b w:val="0"/>
                <w:sz w:val="20"/>
                <w:szCs w:val="20"/>
                <w:highlight w:val="white"/>
              </w:rPr>
              <w:t>Participación social y comunitaria para el desarrollo humano, la calidad de vida y el desarrollo sostenible.</w:t>
            </w:r>
          </w:p>
        </w:tc>
        <w:tc>
          <w:tcPr>
            <w:tcW w:w="33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9" w14:textId="5CD2B6D3" w:rsidR="00D36F95" w:rsidRDefault="00C92B4B">
            <w:pPr>
              <w:rPr>
                <w:b w:val="0"/>
                <w:sz w:val="20"/>
                <w:szCs w:val="20"/>
                <w:highlight w:val="white"/>
              </w:rPr>
            </w:pPr>
            <w:r>
              <w:rPr>
                <w:b w:val="0"/>
                <w:sz w:val="20"/>
                <w:szCs w:val="20"/>
                <w:highlight w:val="white"/>
              </w:rPr>
              <w:t>5.1. Fortalecimiento de capacidades individuales, colectivas, institucionales para el ejercicio de la ciudadanía</w:t>
            </w:r>
            <w:ins w:id="37" w:author="Microsoft Office User" w:date="2022-09-07T11:00:00Z">
              <w:r w:rsidR="006C3821">
                <w:rPr>
                  <w:b w:val="0"/>
                  <w:sz w:val="20"/>
                  <w:szCs w:val="20"/>
                  <w:highlight w:val="white"/>
                </w:rPr>
                <w:t>.</w:t>
              </w:r>
            </w:ins>
            <w:r>
              <w:rPr>
                <w:b w:val="0"/>
                <w:sz w:val="20"/>
                <w:szCs w:val="20"/>
                <w:highlight w:val="white"/>
              </w:rPr>
              <w:t xml:space="preserve"> </w:t>
            </w:r>
          </w:p>
          <w:p w14:paraId="0000006A" w14:textId="77777777" w:rsidR="00D36F95" w:rsidRDefault="00C92B4B">
            <w:pPr>
              <w:rPr>
                <w:b w:val="0"/>
                <w:sz w:val="20"/>
                <w:szCs w:val="20"/>
                <w:highlight w:val="white"/>
              </w:rPr>
            </w:pPr>
            <w:r>
              <w:rPr>
                <w:b w:val="0"/>
                <w:sz w:val="20"/>
                <w:szCs w:val="20"/>
                <w:highlight w:val="white"/>
              </w:rPr>
              <w:t xml:space="preserve">5.2. Gestión para el fortalecimiento de la participación social en los 31 espacios y mecanismos establecidos. </w:t>
            </w:r>
          </w:p>
          <w:p w14:paraId="0000006B" w14:textId="77777777" w:rsidR="00D36F95" w:rsidRDefault="00C92B4B">
            <w:pPr>
              <w:rPr>
                <w:b w:val="0"/>
                <w:sz w:val="20"/>
                <w:szCs w:val="20"/>
                <w:highlight w:val="white"/>
              </w:rPr>
            </w:pPr>
            <w:r>
              <w:rPr>
                <w:b w:val="0"/>
                <w:sz w:val="20"/>
                <w:szCs w:val="20"/>
                <w:highlight w:val="white"/>
              </w:rPr>
              <w:t>5.3. Conformación y/o fortalecimiento de redes o grupos de gestión para la movilización y el control social.</w:t>
            </w:r>
          </w:p>
        </w:tc>
      </w:tr>
      <w:tr w:rsidR="00D36F95" w14:paraId="6D424CC5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C" w14:textId="77777777" w:rsidR="00D36F95" w:rsidRDefault="00C92B4B">
            <w:pPr>
              <w:rPr>
                <w:b w:val="0"/>
                <w:sz w:val="20"/>
                <w:szCs w:val="20"/>
                <w:highlight w:val="white"/>
              </w:rPr>
            </w:pPr>
            <w:r>
              <w:rPr>
                <w:b w:val="0"/>
                <w:sz w:val="20"/>
                <w:szCs w:val="20"/>
                <w:highlight w:val="white"/>
              </w:rPr>
              <w:t>6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D" w14:textId="77C51A00" w:rsidR="00D36F95" w:rsidRDefault="00C92B4B">
            <w:pPr>
              <w:rPr>
                <w:b w:val="0"/>
                <w:sz w:val="20"/>
                <w:szCs w:val="20"/>
                <w:highlight w:val="white"/>
              </w:rPr>
            </w:pPr>
            <w:r>
              <w:rPr>
                <w:b w:val="0"/>
                <w:sz w:val="20"/>
                <w:szCs w:val="20"/>
                <w:highlight w:val="white"/>
              </w:rPr>
              <w:t xml:space="preserve">Gestión del </w:t>
            </w:r>
            <w:del w:id="38" w:author="Microsoft Office User" w:date="2022-09-07T11:00:00Z">
              <w:r w:rsidDel="006C3821">
                <w:rPr>
                  <w:b w:val="0"/>
                  <w:sz w:val="20"/>
                  <w:szCs w:val="20"/>
                  <w:highlight w:val="white"/>
                </w:rPr>
                <w:delText xml:space="preserve">Conocimiento </w:delText>
              </w:r>
            </w:del>
            <w:ins w:id="39" w:author="Microsoft Office User" w:date="2022-09-07T11:00:00Z">
              <w:r w:rsidR="006C3821">
                <w:rPr>
                  <w:b w:val="0"/>
                  <w:sz w:val="20"/>
                  <w:szCs w:val="20"/>
                  <w:highlight w:val="white"/>
                </w:rPr>
                <w:t xml:space="preserve">conocimiento </w:t>
              </w:r>
            </w:ins>
            <w:r>
              <w:rPr>
                <w:b w:val="0"/>
                <w:sz w:val="20"/>
                <w:szCs w:val="20"/>
                <w:highlight w:val="white"/>
              </w:rPr>
              <w:t>para la promoción del desarrollo humano, la calidad de vida y desarrollo sostenible.</w:t>
            </w:r>
          </w:p>
        </w:tc>
        <w:tc>
          <w:tcPr>
            <w:tcW w:w="33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E" w14:textId="5F837AF8" w:rsidR="00D36F95" w:rsidRDefault="00C92B4B">
            <w:pPr>
              <w:rPr>
                <w:b w:val="0"/>
                <w:sz w:val="20"/>
                <w:szCs w:val="20"/>
                <w:highlight w:val="white"/>
              </w:rPr>
            </w:pPr>
            <w:r>
              <w:rPr>
                <w:b w:val="0"/>
                <w:sz w:val="20"/>
                <w:szCs w:val="20"/>
                <w:highlight w:val="white"/>
              </w:rPr>
              <w:t>6.1. Articulación con sectores y actores públicos, privados, académicos, ONG</w:t>
            </w:r>
            <w:ins w:id="40" w:author="Microsoft Office User" w:date="2022-09-07T11:01:00Z">
              <w:r w:rsidR="006C3821">
                <w:rPr>
                  <w:b w:val="0"/>
                  <w:sz w:val="20"/>
                  <w:szCs w:val="20"/>
                  <w:highlight w:val="white"/>
                </w:rPr>
                <w:t>s</w:t>
              </w:r>
            </w:ins>
            <w:del w:id="41" w:author="Microsoft Office User" w:date="2022-09-07T11:01:00Z">
              <w:r w:rsidDel="006C3821">
                <w:rPr>
                  <w:b w:val="0"/>
                  <w:sz w:val="20"/>
                  <w:szCs w:val="20"/>
                  <w:highlight w:val="white"/>
                </w:rPr>
                <w:delText>s</w:delText>
              </w:r>
            </w:del>
            <w:r>
              <w:rPr>
                <w:b w:val="0"/>
                <w:sz w:val="20"/>
                <w:szCs w:val="20"/>
                <w:highlight w:val="white"/>
              </w:rPr>
              <w:t xml:space="preserve"> y comunitarios para la difusión, gestión y/o construcción del conocimiento. </w:t>
            </w:r>
          </w:p>
          <w:p w14:paraId="0000006F" w14:textId="7DBD8430" w:rsidR="00D36F95" w:rsidRDefault="00C92B4B">
            <w:pPr>
              <w:rPr>
                <w:b w:val="0"/>
                <w:sz w:val="20"/>
                <w:szCs w:val="20"/>
                <w:highlight w:val="white"/>
              </w:rPr>
            </w:pPr>
            <w:r>
              <w:rPr>
                <w:b w:val="0"/>
                <w:sz w:val="20"/>
                <w:szCs w:val="20"/>
                <w:highlight w:val="white"/>
              </w:rPr>
              <w:t>6.2. Sistematización y apropiación de conocimientos enmarcado</w:t>
            </w:r>
            <w:ins w:id="42" w:author="Microsoft Office User" w:date="2022-09-07T11:01:00Z">
              <w:r w:rsidR="000D3B55">
                <w:rPr>
                  <w:b w:val="0"/>
                  <w:sz w:val="20"/>
                  <w:szCs w:val="20"/>
                  <w:highlight w:val="white"/>
                </w:rPr>
                <w:t>s</w:t>
              </w:r>
            </w:ins>
            <w:r>
              <w:rPr>
                <w:b w:val="0"/>
                <w:sz w:val="20"/>
                <w:szCs w:val="20"/>
                <w:highlight w:val="white"/>
              </w:rPr>
              <w:t xml:space="preserve"> en los principios de la investigación social. </w:t>
            </w:r>
          </w:p>
          <w:p w14:paraId="00000070" w14:textId="77777777" w:rsidR="00D36F95" w:rsidRDefault="00C92B4B">
            <w:pPr>
              <w:rPr>
                <w:b w:val="0"/>
                <w:sz w:val="20"/>
                <w:szCs w:val="20"/>
                <w:highlight w:val="white"/>
              </w:rPr>
            </w:pPr>
            <w:r>
              <w:rPr>
                <w:b w:val="0"/>
                <w:sz w:val="20"/>
                <w:szCs w:val="20"/>
                <w:highlight w:val="white"/>
              </w:rPr>
              <w:t>6.3. Investigación e innovación social.</w:t>
            </w:r>
          </w:p>
        </w:tc>
      </w:tr>
    </w:tbl>
    <w:p w14:paraId="00000071" w14:textId="6A852809" w:rsidR="00D36F95" w:rsidRDefault="00C92B4B">
      <w:pPr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Nota. MinSalud (2016)</w:t>
      </w:r>
      <w:ins w:id="43" w:author="Microsoft Office User" w:date="2022-09-07T11:01:00Z">
        <w:r w:rsidR="000D3B55">
          <w:rPr>
            <w:sz w:val="20"/>
            <w:szCs w:val="20"/>
            <w:highlight w:val="white"/>
          </w:rPr>
          <w:t>.</w:t>
        </w:r>
      </w:ins>
    </w:p>
    <w:p w14:paraId="00000072" w14:textId="77777777" w:rsidR="00D36F95" w:rsidRDefault="00D36F95">
      <w:pPr>
        <w:rPr>
          <w:sz w:val="20"/>
          <w:szCs w:val="20"/>
          <w:highlight w:val="white"/>
        </w:rPr>
      </w:pPr>
    </w:p>
    <w:p w14:paraId="00000073" w14:textId="115DD231" w:rsidR="00D36F95" w:rsidRDefault="00C92B4B">
      <w:pPr>
        <w:pBdr>
          <w:top w:val="nil"/>
          <w:left w:val="nil"/>
          <w:bottom w:val="nil"/>
          <w:right w:val="nil"/>
          <w:between w:val="nil"/>
        </w:pBdr>
        <w:ind w:left="360"/>
        <w:rPr>
          <w:sz w:val="20"/>
          <w:szCs w:val="20"/>
        </w:rPr>
      </w:pPr>
      <w:r>
        <w:rPr>
          <w:sz w:val="20"/>
          <w:szCs w:val="20"/>
          <w:highlight w:val="white"/>
        </w:rPr>
        <w:t xml:space="preserve">En el video “Componentes de los entornos saludables”, se describen cada uno de los </w:t>
      </w:r>
      <w:del w:id="44" w:author="Microsoft Office User" w:date="2022-09-07T11:01:00Z">
        <w:r w:rsidDel="000D3B55">
          <w:rPr>
            <w:color w:val="000000"/>
            <w:sz w:val="20"/>
            <w:szCs w:val="20"/>
          </w:rPr>
          <w:delText xml:space="preserve"> </w:delText>
        </w:r>
      </w:del>
      <w:r>
        <w:rPr>
          <w:sz w:val="20"/>
          <w:szCs w:val="20"/>
        </w:rPr>
        <w:t>componentes de manera concreta</w:t>
      </w:r>
      <w:ins w:id="45" w:author="Microsoft Office User" w:date="2022-09-07T11:01:00Z">
        <w:r w:rsidR="000D3B55">
          <w:rPr>
            <w:sz w:val="20"/>
            <w:szCs w:val="20"/>
          </w:rPr>
          <w:t>,</w:t>
        </w:r>
      </w:ins>
      <w:r>
        <w:rPr>
          <w:sz w:val="20"/>
          <w:szCs w:val="20"/>
        </w:rPr>
        <w:t xml:space="preserve"> con sus principales características:</w:t>
      </w:r>
      <w:del w:id="46" w:author="Microsoft Office User" w:date="2022-09-07T11:01:00Z">
        <w:r w:rsidDel="000D3B55">
          <w:rPr>
            <w:sz w:val="20"/>
            <w:szCs w:val="20"/>
          </w:rPr>
          <w:delText>:</w:delText>
        </w:r>
      </w:del>
    </w:p>
    <w:p w14:paraId="00000074" w14:textId="77777777" w:rsidR="00D36F95" w:rsidRDefault="00C92B4B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tbl>
      <w:tblPr>
        <w:tblStyle w:val="afffff7"/>
        <w:tblW w:w="9962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9962"/>
      </w:tblGrid>
      <w:tr w:rsidR="00D36F95" w14:paraId="39343CC1" w14:textId="77777777">
        <w:trPr>
          <w:trHeight w:val="1050"/>
        </w:trPr>
        <w:tc>
          <w:tcPr>
            <w:tcW w:w="9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0000075" w14:textId="77777777" w:rsidR="00D36F95" w:rsidRDefault="00C92B4B">
            <w:pPr>
              <w:spacing w:after="120"/>
              <w:jc w:val="center"/>
              <w:rPr>
                <w:rFonts w:ascii="Arial" w:eastAsia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yellow"/>
              </w:rPr>
              <w:t xml:space="preserve">  </w:t>
            </w:r>
          </w:p>
          <w:p w14:paraId="00000076" w14:textId="77777777" w:rsidR="00D36F95" w:rsidRDefault="00DC6A83">
            <w:pPr>
              <w:spacing w:after="12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sdt>
              <w:sdtPr>
                <w:tag w:val="goog_rdk_2"/>
                <w:id w:val="1192192679"/>
              </w:sdtPr>
              <w:sdtEndPr/>
              <w:sdtContent>
                <w:commentRangeStart w:id="47"/>
              </w:sdtContent>
            </w:sdt>
            <w:r w:rsidR="00C92B4B">
              <w:rPr>
                <w:rFonts w:ascii="Arial" w:eastAsia="Arial" w:hAnsi="Arial" w:cs="Arial"/>
                <w:color w:val="223453"/>
                <w:sz w:val="20"/>
                <w:szCs w:val="20"/>
                <w:highlight w:val="white"/>
              </w:rPr>
              <w:t>Descripción de los componentes de los entornos saludables.</w:t>
            </w:r>
            <w:commentRangeEnd w:id="47"/>
            <w:r w:rsidR="00C92B4B">
              <w:commentReference w:id="47"/>
            </w:r>
            <w:r w:rsidR="00C92B4B">
              <w:rPr>
                <w:rFonts w:ascii="Arial" w:eastAsia="Arial" w:hAnsi="Arial" w:cs="Arial"/>
                <w:color w:val="223453"/>
                <w:sz w:val="20"/>
                <w:szCs w:val="20"/>
                <w:highlight w:val="white"/>
              </w:rPr>
              <w:t xml:space="preserve"> </w:t>
            </w:r>
          </w:p>
        </w:tc>
      </w:tr>
    </w:tbl>
    <w:p w14:paraId="00000077" w14:textId="77777777" w:rsidR="00D36F95" w:rsidRDefault="00D36F95">
      <w:pPr>
        <w:spacing w:before="240" w:after="240"/>
        <w:jc w:val="both"/>
        <w:rPr>
          <w:sz w:val="20"/>
          <w:szCs w:val="20"/>
        </w:rPr>
      </w:pPr>
    </w:p>
    <w:p w14:paraId="00000078" w14:textId="77777777" w:rsidR="00D36F95" w:rsidRDefault="00C92B4B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 xml:space="preserve">Para la implementación de cada una de las líneas de acción, se hace necesario conocer los espacios definidos, los procesos y las actividades que se requieren dentro de cada componente, para permitir la operación de los entornos. </w:t>
      </w:r>
    </w:p>
    <w:p w14:paraId="00000079" w14:textId="77777777" w:rsidR="00D36F95" w:rsidRDefault="00C92B4B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</w:rPr>
      </w:pPr>
      <w:r>
        <w:rPr>
          <w:sz w:val="20"/>
          <w:szCs w:val="20"/>
        </w:rPr>
        <w:t>En el siguiente documento suministrado por el Ministerio de Salud, en su página 25, está dispuesta esta información de manera detallada, revísela con detalle:</w:t>
      </w:r>
    </w:p>
    <w:p w14:paraId="0000007A" w14:textId="77777777" w:rsidR="00D36F95" w:rsidRDefault="00D36F95">
      <w:pPr>
        <w:rPr>
          <w:sz w:val="20"/>
          <w:szCs w:val="20"/>
        </w:rPr>
      </w:pPr>
    </w:p>
    <w:tbl>
      <w:tblPr>
        <w:tblStyle w:val="afffff8"/>
        <w:tblW w:w="9962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9962"/>
      </w:tblGrid>
      <w:tr w:rsidR="00D36F95" w14:paraId="6F03F7C2" w14:textId="77777777">
        <w:trPr>
          <w:trHeight w:val="1050"/>
        </w:trPr>
        <w:tc>
          <w:tcPr>
            <w:tcW w:w="9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000007B" w14:textId="77777777" w:rsidR="00D36F95" w:rsidRDefault="00D36F95">
            <w:pPr>
              <w:spacing w:after="120"/>
              <w:jc w:val="center"/>
              <w:rPr>
                <w:rFonts w:ascii="Arial" w:eastAsia="Arial" w:hAnsi="Arial" w:cs="Arial"/>
                <w:sz w:val="20"/>
                <w:szCs w:val="20"/>
                <w:highlight w:val="yellow"/>
              </w:rPr>
            </w:pPr>
          </w:p>
          <w:p w14:paraId="0000007C" w14:textId="77777777" w:rsidR="00D36F95" w:rsidRDefault="00DC6A83">
            <w:pPr>
              <w:spacing w:after="12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sdt>
              <w:sdtPr>
                <w:tag w:val="goog_rdk_3"/>
                <w:id w:val="1209455245"/>
              </w:sdtPr>
              <w:sdtEndPr/>
              <w:sdtContent>
                <w:commentRangeStart w:id="48"/>
              </w:sdtContent>
            </w:sdt>
            <w:r w:rsidR="00C92B4B">
              <w:rPr>
                <w:rFonts w:ascii="Arial" w:eastAsia="Arial" w:hAnsi="Arial" w:cs="Arial"/>
                <w:color w:val="223453"/>
                <w:sz w:val="20"/>
                <w:szCs w:val="20"/>
                <w:highlight w:val="white"/>
              </w:rPr>
              <w:t xml:space="preserve">Lineamiento de los entornos nacionales </w:t>
            </w:r>
            <w:commentRangeEnd w:id="48"/>
            <w:r w:rsidR="00C92B4B">
              <w:commentReference w:id="48"/>
            </w:r>
          </w:p>
        </w:tc>
      </w:tr>
    </w:tbl>
    <w:p w14:paraId="0000007D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000007E" w14:textId="77777777" w:rsidR="00D36F95" w:rsidRDefault="00D36F9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rPr>
          <w:i/>
          <w:sz w:val="20"/>
          <w:szCs w:val="20"/>
        </w:rPr>
      </w:pPr>
    </w:p>
    <w:p w14:paraId="0000007F" w14:textId="77777777" w:rsidR="00D36F95" w:rsidRDefault="00D36F9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rPr>
          <w:i/>
          <w:sz w:val="20"/>
          <w:szCs w:val="20"/>
        </w:rPr>
      </w:pPr>
    </w:p>
    <w:p w14:paraId="00000080" w14:textId="77777777" w:rsidR="00D36F95" w:rsidRDefault="00C92B4B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b/>
          <w:color w:val="000000"/>
          <w:sz w:val="20"/>
          <w:szCs w:val="20"/>
        </w:rPr>
        <w:t>2. Herramientas para la implementación</w:t>
      </w:r>
      <w:del w:id="49" w:author="Microsoft Office User" w:date="2022-09-07T11:03:00Z">
        <w:r w:rsidDel="000D3B55">
          <w:rPr>
            <w:sz w:val="20"/>
            <w:szCs w:val="20"/>
          </w:rPr>
          <w:delText xml:space="preserve">: </w:delText>
        </w:r>
      </w:del>
    </w:p>
    <w:p w14:paraId="00000081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0000082" w14:textId="468C50FB" w:rsidR="00D36F95" w:rsidRDefault="00C92B4B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La estrategia general de entornos saludables</w:t>
      </w:r>
      <w:del w:id="50" w:author="Microsoft Office User" w:date="2022-09-07T11:03:00Z">
        <w:r w:rsidDel="000D3B55">
          <w:rPr>
            <w:sz w:val="20"/>
            <w:szCs w:val="20"/>
          </w:rPr>
          <w:delText>,</w:delText>
        </w:r>
      </w:del>
      <w:r>
        <w:rPr>
          <w:sz w:val="20"/>
          <w:szCs w:val="20"/>
        </w:rPr>
        <w:t xml:space="preserve"> requiere de herramientas que contribuyan con la implementación de la operación de los entornos</w:t>
      </w:r>
      <w:ins w:id="51" w:author="Microsoft Office User" w:date="2022-09-07T11:03:00Z">
        <w:r w:rsidR="000D3B55">
          <w:rPr>
            <w:sz w:val="20"/>
            <w:szCs w:val="20"/>
          </w:rPr>
          <w:t>.</w:t>
        </w:r>
      </w:ins>
      <w:del w:id="52" w:author="Microsoft Office User" w:date="2022-09-07T11:03:00Z">
        <w:r w:rsidDel="000D3B55">
          <w:rPr>
            <w:sz w:val="20"/>
            <w:szCs w:val="20"/>
          </w:rPr>
          <w:delText>,</w:delText>
        </w:r>
      </w:del>
      <w:r>
        <w:rPr>
          <w:sz w:val="20"/>
          <w:szCs w:val="20"/>
        </w:rPr>
        <w:t xml:space="preserve"> </w:t>
      </w:r>
      <w:ins w:id="53" w:author="Microsoft Office User" w:date="2022-09-07T11:03:00Z">
        <w:r w:rsidR="000D3B55">
          <w:rPr>
            <w:sz w:val="20"/>
            <w:szCs w:val="20"/>
          </w:rPr>
          <w:t>A</w:t>
        </w:r>
      </w:ins>
      <w:del w:id="54" w:author="Microsoft Office User" w:date="2022-09-07T11:03:00Z">
        <w:r w:rsidDel="000D3B55">
          <w:rPr>
            <w:sz w:val="20"/>
            <w:szCs w:val="20"/>
          </w:rPr>
          <w:delText>a</w:delText>
        </w:r>
      </w:del>
      <w:r>
        <w:rPr>
          <w:sz w:val="20"/>
          <w:szCs w:val="20"/>
        </w:rPr>
        <w:t xml:space="preserve"> continuación</w:t>
      </w:r>
      <w:ins w:id="55" w:author="Microsoft Office User" w:date="2022-09-07T11:03:00Z">
        <w:r w:rsidR="000D3B55">
          <w:rPr>
            <w:sz w:val="20"/>
            <w:szCs w:val="20"/>
          </w:rPr>
          <w:t>,</w:t>
        </w:r>
      </w:ins>
      <w:r>
        <w:rPr>
          <w:sz w:val="20"/>
          <w:szCs w:val="20"/>
        </w:rPr>
        <w:t xml:space="preserve"> comprende</w:t>
      </w:r>
      <w:ins w:id="56" w:author="Microsoft Office User" w:date="2022-09-07T11:03:00Z">
        <w:r w:rsidR="000D3B55">
          <w:rPr>
            <w:sz w:val="20"/>
            <w:szCs w:val="20"/>
          </w:rPr>
          <w:t>rá</w:t>
        </w:r>
      </w:ins>
      <w:del w:id="57" w:author="Microsoft Office User" w:date="2022-09-07T11:03:00Z">
        <w:r w:rsidDel="000D3B55">
          <w:rPr>
            <w:sz w:val="20"/>
            <w:szCs w:val="20"/>
          </w:rPr>
          <w:delText>remos</w:delText>
        </w:r>
      </w:del>
      <w:r>
        <w:rPr>
          <w:sz w:val="20"/>
          <w:szCs w:val="20"/>
        </w:rPr>
        <w:t xml:space="preserve"> en qué consisten estas herramientas:</w:t>
      </w:r>
    </w:p>
    <w:p w14:paraId="00000083" w14:textId="77777777" w:rsidR="00D36F95" w:rsidRDefault="00D36F95">
      <w:pPr>
        <w:spacing w:after="120"/>
        <w:rPr>
          <w:color w:val="231F20"/>
          <w:sz w:val="20"/>
          <w:szCs w:val="20"/>
        </w:rPr>
      </w:pPr>
    </w:p>
    <w:tbl>
      <w:tblPr>
        <w:tblStyle w:val="afffff9"/>
        <w:tblW w:w="9258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58"/>
      </w:tblGrid>
      <w:tr w:rsidR="00D36F95" w14:paraId="14DBDDF3" w14:textId="77777777">
        <w:trPr>
          <w:jc w:val="center"/>
        </w:trPr>
        <w:tc>
          <w:tcPr>
            <w:tcW w:w="9258" w:type="dxa"/>
            <w:shd w:val="clear" w:color="auto" w:fill="E36C09"/>
          </w:tcPr>
          <w:p w14:paraId="00000084" w14:textId="77777777" w:rsidR="00D36F95" w:rsidRDefault="00D36F95">
            <w:pPr>
              <w:spacing w:after="120"/>
              <w:ind w:left="283"/>
              <w:jc w:val="center"/>
              <w:rPr>
                <w:rFonts w:ascii="Arial" w:eastAsia="Arial" w:hAnsi="Arial" w:cs="Arial"/>
                <w:color w:val="FFFFFF"/>
                <w:sz w:val="20"/>
                <w:szCs w:val="20"/>
              </w:rPr>
            </w:pPr>
          </w:p>
          <w:p w14:paraId="00000085" w14:textId="77777777" w:rsidR="00D36F95" w:rsidRDefault="00C92B4B">
            <w:pPr>
              <w:spacing w:after="120"/>
              <w:ind w:left="283"/>
              <w:jc w:val="center"/>
              <w:rPr>
                <w:rFonts w:ascii="Arial" w:eastAsia="Arial" w:hAnsi="Arial" w:cs="Arial"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0"/>
                <w:szCs w:val="20"/>
              </w:rPr>
              <w:t>Motion graphics</w:t>
            </w:r>
          </w:p>
          <w:p w14:paraId="00000086" w14:textId="77777777" w:rsidR="00D36F95" w:rsidRDefault="00DC6A83">
            <w:pPr>
              <w:spacing w:after="120"/>
              <w:jc w:val="center"/>
              <w:rPr>
                <w:rFonts w:ascii="Arial" w:eastAsia="Arial" w:hAnsi="Arial" w:cs="Arial"/>
                <w:color w:val="FFFFFF"/>
                <w:sz w:val="20"/>
                <w:szCs w:val="20"/>
              </w:rPr>
            </w:pPr>
            <w:sdt>
              <w:sdtPr>
                <w:tag w:val="goog_rdk_4"/>
                <w:id w:val="210317721"/>
              </w:sdtPr>
              <w:sdtEndPr/>
              <w:sdtContent>
                <w:commentRangeStart w:id="58"/>
              </w:sdtContent>
            </w:sdt>
            <w:r w:rsidR="00C92B4B">
              <w:rPr>
                <w:rFonts w:ascii="Arial" w:eastAsia="Arial" w:hAnsi="Arial" w:cs="Arial"/>
                <w:color w:val="FFFFFF"/>
                <w:sz w:val="20"/>
                <w:szCs w:val="20"/>
              </w:rPr>
              <w:t>CF3_2_heramientas</w:t>
            </w:r>
            <w:commentRangeEnd w:id="58"/>
            <w:r w:rsidR="00C92B4B">
              <w:commentReference w:id="58"/>
            </w:r>
          </w:p>
          <w:p w14:paraId="00000087" w14:textId="77777777" w:rsidR="00D36F95" w:rsidRDefault="00D36F95">
            <w:pPr>
              <w:spacing w:after="120"/>
              <w:jc w:val="center"/>
              <w:rPr>
                <w:rFonts w:ascii="Arial" w:eastAsia="Arial" w:hAnsi="Arial" w:cs="Arial"/>
                <w:color w:val="231F20"/>
                <w:sz w:val="20"/>
                <w:szCs w:val="20"/>
              </w:rPr>
            </w:pPr>
          </w:p>
        </w:tc>
      </w:tr>
    </w:tbl>
    <w:p w14:paraId="00000088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rPr>
          <w:color w:val="231F20"/>
          <w:sz w:val="20"/>
          <w:szCs w:val="20"/>
        </w:rPr>
      </w:pPr>
    </w:p>
    <w:p w14:paraId="00000089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rPr>
          <w:color w:val="231F20"/>
          <w:sz w:val="20"/>
          <w:szCs w:val="20"/>
        </w:rPr>
      </w:pPr>
    </w:p>
    <w:p w14:paraId="0000008A" w14:textId="5808E2F9" w:rsidR="00D36F95" w:rsidRDefault="00C92B4B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 xml:space="preserve">La </w:t>
      </w:r>
      <w:r w:rsidR="00A83DE7">
        <w:rPr>
          <w:sz w:val="20"/>
          <w:szCs w:val="20"/>
        </w:rPr>
        <w:t>estrategia de entornos saludables</w:t>
      </w:r>
      <w:ins w:id="59" w:author="Microsoft Office User" w:date="2022-09-07T11:09:00Z">
        <w:r w:rsidR="00A83DE7">
          <w:rPr>
            <w:sz w:val="20"/>
            <w:szCs w:val="20"/>
          </w:rPr>
          <w:t>,</w:t>
        </w:r>
      </w:ins>
      <w:r w:rsidR="00A83DE7">
        <w:rPr>
          <w:sz w:val="20"/>
          <w:szCs w:val="20"/>
        </w:rPr>
        <w:t xml:space="preserve"> </w:t>
      </w:r>
      <w:r>
        <w:rPr>
          <w:sz w:val="20"/>
          <w:szCs w:val="20"/>
        </w:rPr>
        <w:t>a nivel nacional</w:t>
      </w:r>
      <w:ins w:id="60" w:author="Microsoft Office User" w:date="2022-09-07T11:09:00Z">
        <w:r w:rsidR="00A83DE7">
          <w:rPr>
            <w:sz w:val="20"/>
            <w:szCs w:val="20"/>
          </w:rPr>
          <w:t>,</w:t>
        </w:r>
      </w:ins>
      <w:r>
        <w:rPr>
          <w:sz w:val="20"/>
          <w:szCs w:val="20"/>
        </w:rPr>
        <w:t xml:space="preserve"> ha venido desarrollando una serie de herramientas que los territorios están en libertad de adaptar y/o modificar, de acuerdo con las condiciones de la zona, teniendo en cuenta habilidades y competencias de las personas encargadas de aplicarlas y</w:t>
      </w:r>
      <w:ins w:id="61" w:author="Microsoft Office User" w:date="2022-09-07T11:09:00Z">
        <w:r w:rsidR="00A83DE7">
          <w:rPr>
            <w:sz w:val="20"/>
            <w:szCs w:val="20"/>
          </w:rPr>
          <w:t>,</w:t>
        </w:r>
      </w:ins>
      <w:r>
        <w:rPr>
          <w:sz w:val="20"/>
          <w:szCs w:val="20"/>
        </w:rPr>
        <w:t xml:space="preserve"> </w:t>
      </w:r>
      <w:del w:id="62" w:author="Microsoft Office User" w:date="2022-09-07T11:09:00Z">
        <w:r w:rsidDel="00A83DE7">
          <w:rPr>
            <w:sz w:val="20"/>
            <w:szCs w:val="20"/>
          </w:rPr>
          <w:delText xml:space="preserve">sí </w:delText>
        </w:r>
      </w:del>
      <w:ins w:id="63" w:author="Microsoft Office User" w:date="2022-09-07T11:09:00Z">
        <w:r w:rsidR="00A83DE7">
          <w:rPr>
            <w:sz w:val="20"/>
            <w:szCs w:val="20"/>
          </w:rPr>
          <w:t xml:space="preserve">si </w:t>
        </w:r>
      </w:ins>
      <w:r>
        <w:rPr>
          <w:sz w:val="20"/>
          <w:szCs w:val="20"/>
        </w:rPr>
        <w:t>es el caso</w:t>
      </w:r>
      <w:ins w:id="64" w:author="Microsoft Office User" w:date="2022-09-07T11:09:00Z">
        <w:r w:rsidR="00A83DE7">
          <w:rPr>
            <w:sz w:val="20"/>
            <w:szCs w:val="20"/>
          </w:rPr>
          <w:t>,</w:t>
        </w:r>
      </w:ins>
      <w:r>
        <w:rPr>
          <w:sz w:val="20"/>
          <w:szCs w:val="20"/>
        </w:rPr>
        <w:t xml:space="preserve"> </w:t>
      </w:r>
      <w:ins w:id="65" w:author="Microsoft Office User" w:date="2022-09-07T11:09:00Z">
        <w:r w:rsidR="00A83DE7">
          <w:rPr>
            <w:sz w:val="20"/>
            <w:szCs w:val="20"/>
          </w:rPr>
          <w:t xml:space="preserve">que </w:t>
        </w:r>
      </w:ins>
      <w:r>
        <w:rPr>
          <w:sz w:val="20"/>
          <w:szCs w:val="20"/>
        </w:rPr>
        <w:t xml:space="preserve">contribuyan con el desarrollo de nuevas herramientas que se ajusten a las condiciones del territorio o a implementar otras herramientas ya desarrolladas en periodos anteriores o zonas de otra entidad territorial. </w:t>
      </w:r>
    </w:p>
    <w:p w14:paraId="0000008B" w14:textId="77777777" w:rsidR="00D36F95" w:rsidRDefault="00DC6A83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sdt>
        <w:sdtPr>
          <w:tag w:val="goog_rdk_5"/>
          <w:id w:val="-1547913737"/>
        </w:sdtPr>
        <w:sdtEndPr/>
        <w:sdtContent>
          <w:commentRangeStart w:id="66"/>
        </w:sdtContent>
      </w:sdt>
      <w:r w:rsidR="00C92B4B">
        <w:rPr>
          <w:noProof/>
          <w:sz w:val="20"/>
          <w:szCs w:val="20"/>
        </w:rPr>
        <w:drawing>
          <wp:inline distT="114300" distB="114300" distL="114300" distR="114300" wp14:anchorId="66787663" wp14:editId="366293B9">
            <wp:extent cx="3966210" cy="2286000"/>
            <wp:effectExtent l="0" t="0" r="0" b="0"/>
            <wp:docPr id="8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r="27708"/>
                    <a:stretch>
                      <a:fillRect/>
                    </a:stretch>
                  </pic:blipFill>
                  <pic:spPr>
                    <a:xfrm>
                      <a:off x="0" y="0"/>
                      <a:ext cx="396621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66"/>
      <w:r w:rsidR="00C92B4B">
        <w:commentReference w:id="66"/>
      </w:r>
    </w:p>
    <w:p w14:paraId="0000008C" w14:textId="77777777" w:rsidR="00D36F95" w:rsidRDefault="00D36F95">
      <w:pPr>
        <w:widowControl w:val="0"/>
        <w:spacing w:line="240" w:lineRule="auto"/>
        <w:ind w:left="825"/>
        <w:rPr>
          <w:color w:val="333333"/>
          <w:sz w:val="20"/>
          <w:szCs w:val="20"/>
        </w:rPr>
      </w:pPr>
    </w:p>
    <w:p w14:paraId="0000008D" w14:textId="77777777" w:rsidR="00D36F95" w:rsidRDefault="00D36F95">
      <w:pPr>
        <w:widowControl w:val="0"/>
        <w:spacing w:line="240" w:lineRule="auto"/>
        <w:ind w:left="825"/>
        <w:rPr>
          <w:color w:val="333333"/>
          <w:sz w:val="20"/>
          <w:szCs w:val="20"/>
        </w:rPr>
      </w:pPr>
    </w:p>
    <w:p w14:paraId="0000008E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000008F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0000090" w14:textId="77777777" w:rsidR="00D36F95" w:rsidRDefault="00C92B4B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  <w:r>
        <w:rPr>
          <w:b/>
          <w:color w:val="000000"/>
          <w:sz w:val="20"/>
          <w:szCs w:val="20"/>
        </w:rPr>
        <w:t>2.1 Herramientas para la caracterización social y ambiental</w:t>
      </w:r>
      <w:del w:id="67" w:author="Microsoft Office User" w:date="2022-09-07T11:10:00Z">
        <w:r w:rsidDel="00A83DE7">
          <w:rPr>
            <w:b/>
            <w:sz w:val="20"/>
            <w:szCs w:val="20"/>
          </w:rPr>
          <w:delText>.</w:delText>
        </w:r>
      </w:del>
    </w:p>
    <w:p w14:paraId="00000091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14:paraId="00000092" w14:textId="7920D339" w:rsidR="00D36F95" w:rsidRDefault="00C92B4B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</w:rPr>
      </w:pPr>
      <w:r>
        <w:rPr>
          <w:color w:val="000000"/>
          <w:sz w:val="20"/>
          <w:szCs w:val="20"/>
        </w:rPr>
        <w:t xml:space="preserve">Estas herramientas permiten reconocer, encausar y encaminar las situaciones ambientales, </w:t>
      </w:r>
      <w:r w:rsidR="009F1CBF">
        <w:rPr>
          <w:color w:val="000000"/>
          <w:sz w:val="20"/>
          <w:szCs w:val="20"/>
        </w:rPr>
        <w:t>sociales, sanitarias</w:t>
      </w:r>
      <w:r>
        <w:rPr>
          <w:color w:val="000000"/>
          <w:sz w:val="20"/>
          <w:szCs w:val="20"/>
        </w:rPr>
        <w:t xml:space="preserve"> y económicas</w:t>
      </w:r>
      <w:del w:id="68" w:author="Microsoft Office User" w:date="2022-09-07T11:10:00Z">
        <w:r w:rsidDel="00A83DE7">
          <w:rPr>
            <w:color w:val="000000"/>
            <w:sz w:val="20"/>
            <w:szCs w:val="20"/>
          </w:rPr>
          <w:delText>,</w:delText>
        </w:r>
      </w:del>
      <w:r>
        <w:rPr>
          <w:color w:val="000000"/>
          <w:sz w:val="20"/>
          <w:szCs w:val="20"/>
        </w:rPr>
        <w:t xml:space="preserve"> de los entornos (escuela, </w:t>
      </w:r>
      <w:r w:rsidR="009F1CBF">
        <w:rPr>
          <w:color w:val="000000"/>
          <w:sz w:val="20"/>
          <w:szCs w:val="20"/>
        </w:rPr>
        <w:t>hogar y</w:t>
      </w:r>
      <w:r>
        <w:rPr>
          <w:color w:val="000000"/>
          <w:sz w:val="20"/>
          <w:szCs w:val="20"/>
        </w:rPr>
        <w:t xml:space="preserve"> lugar de trabajo</w:t>
      </w:r>
      <w:r>
        <w:rPr>
          <w:sz w:val="20"/>
          <w:szCs w:val="20"/>
        </w:rPr>
        <w:t>). Una vez se identifican los problemas en el diagnóstico, se deberá establecer un plan a seguir, el cual debe contener:</w:t>
      </w:r>
    </w:p>
    <w:p w14:paraId="00000093" w14:textId="77777777" w:rsidR="00D36F95" w:rsidRDefault="00DC6A8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sdt>
        <w:sdtPr>
          <w:tag w:val="goog_rdk_6"/>
          <w:id w:val="1287087444"/>
        </w:sdtPr>
        <w:sdtEndPr/>
        <w:sdtContent>
          <w:commentRangeStart w:id="69"/>
        </w:sdtContent>
      </w:sdt>
      <w:r w:rsidR="00C92B4B">
        <w:rPr>
          <w:sz w:val="20"/>
          <w:szCs w:val="20"/>
        </w:rPr>
        <w:t>Nombre del componente.</w:t>
      </w:r>
    </w:p>
    <w:p w14:paraId="00000094" w14:textId="77777777" w:rsidR="00D36F95" w:rsidRDefault="00C92B4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 xml:space="preserve">La justificación. </w:t>
      </w:r>
    </w:p>
    <w:p w14:paraId="00000095" w14:textId="77777777" w:rsidR="00D36F95" w:rsidRDefault="00C92B4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Los objetivos.</w:t>
      </w:r>
    </w:p>
    <w:p w14:paraId="00000096" w14:textId="77777777" w:rsidR="00D36F95" w:rsidRDefault="00C92B4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El cronograma.</w:t>
      </w:r>
    </w:p>
    <w:p w14:paraId="00000097" w14:textId="77777777" w:rsidR="00D36F95" w:rsidRDefault="00C92B4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El presupuesto.</w:t>
      </w:r>
    </w:p>
    <w:p w14:paraId="00000098" w14:textId="77777777" w:rsidR="00D36F95" w:rsidRDefault="00C92B4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Los resultados que se esperan.</w:t>
      </w:r>
    </w:p>
    <w:p w14:paraId="00000099" w14:textId="4AB47F89" w:rsidR="00D36F95" w:rsidRDefault="009F1CB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 xml:space="preserve">Las actividades de Instituciones responsables. </w:t>
      </w:r>
    </w:p>
    <w:p w14:paraId="0000009A" w14:textId="77777777" w:rsidR="00D36F95" w:rsidRDefault="00C92B4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La medición del acierto del mismo</w:t>
      </w:r>
      <w:commentRangeEnd w:id="69"/>
      <w:r>
        <w:commentReference w:id="69"/>
      </w:r>
      <w:r>
        <w:rPr>
          <w:sz w:val="20"/>
          <w:szCs w:val="20"/>
        </w:rPr>
        <w:t>.</w:t>
      </w:r>
    </w:p>
    <w:p w14:paraId="0000009B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000009C" w14:textId="77777777" w:rsidR="00D36F95" w:rsidRDefault="00C92B4B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En el siguiente enlace, en la página 110 del manual del sistema territorial, facilitado por el Ministerio de Salud y Protección Social, se visualiza el formato o esquema</w:t>
      </w:r>
      <w:del w:id="70" w:author="Microsoft Office User" w:date="2022-09-07T11:10:00Z">
        <w:r w:rsidDel="00A83DE7">
          <w:rPr>
            <w:sz w:val="20"/>
            <w:szCs w:val="20"/>
          </w:rPr>
          <w:delText>,</w:delText>
        </w:r>
      </w:del>
      <w:r>
        <w:rPr>
          <w:sz w:val="20"/>
          <w:szCs w:val="20"/>
        </w:rPr>
        <w:t xml:space="preserve"> en el cual se debe registrar la información requerida para conocer los datos fuentes:</w:t>
      </w:r>
    </w:p>
    <w:p w14:paraId="0000009D" w14:textId="77777777" w:rsidR="00D36F95" w:rsidRDefault="00D36F95">
      <w:pPr>
        <w:rPr>
          <w:sz w:val="20"/>
          <w:szCs w:val="20"/>
        </w:rPr>
      </w:pPr>
    </w:p>
    <w:tbl>
      <w:tblPr>
        <w:tblStyle w:val="afffffa"/>
        <w:tblW w:w="9962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9962"/>
      </w:tblGrid>
      <w:tr w:rsidR="00D36F95" w14:paraId="4AC6E5CB" w14:textId="77777777">
        <w:trPr>
          <w:trHeight w:val="1050"/>
        </w:trPr>
        <w:tc>
          <w:tcPr>
            <w:tcW w:w="9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000009E" w14:textId="77777777" w:rsidR="00D36F95" w:rsidRDefault="00DC6A83">
            <w:pPr>
              <w:spacing w:after="120"/>
              <w:jc w:val="center"/>
              <w:rPr>
                <w:rFonts w:ascii="Arial" w:eastAsia="Arial" w:hAnsi="Arial" w:cs="Arial"/>
                <w:sz w:val="20"/>
                <w:szCs w:val="20"/>
                <w:highlight w:val="yellow"/>
              </w:rPr>
            </w:pPr>
            <w:sdt>
              <w:sdtPr>
                <w:tag w:val="goog_rdk_7"/>
                <w:id w:val="-426972505"/>
              </w:sdtPr>
              <w:sdtEndPr/>
              <w:sdtContent>
                <w:commentRangeStart w:id="71"/>
              </w:sdtContent>
            </w:sdt>
          </w:p>
          <w:p w14:paraId="0000009F" w14:textId="77777777" w:rsidR="00D36F95" w:rsidRDefault="00C92B4B">
            <w:pPr>
              <w:spacing w:after="12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Esquema para la presentación de cada componente</w:t>
            </w:r>
            <w:commentRangeEnd w:id="71"/>
            <w:r>
              <w:commentReference w:id="71"/>
            </w:r>
          </w:p>
        </w:tc>
      </w:tr>
    </w:tbl>
    <w:p w14:paraId="000000A0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00000A1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  <w:highlight w:val="white"/>
        </w:rPr>
      </w:pPr>
    </w:p>
    <w:p w14:paraId="000000A2" w14:textId="5BE886BC" w:rsidR="00D36F95" w:rsidRDefault="00C92B4B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  <w:highlight w:val="white"/>
        </w:rPr>
      </w:pPr>
      <w:r>
        <w:rPr>
          <w:b/>
          <w:sz w:val="20"/>
          <w:szCs w:val="20"/>
          <w:highlight w:val="white"/>
        </w:rPr>
        <w:t xml:space="preserve">El programa de caracterización </w:t>
      </w:r>
      <w:r>
        <w:rPr>
          <w:sz w:val="20"/>
          <w:szCs w:val="20"/>
        </w:rPr>
        <w:t>y seguimiento de las condiciones socio</w:t>
      </w:r>
      <w:del w:id="72" w:author="Microsoft Office User" w:date="2022-09-07T11:11:00Z">
        <w:r w:rsidDel="00A83DE7">
          <w:rPr>
            <w:sz w:val="20"/>
            <w:szCs w:val="20"/>
          </w:rPr>
          <w:delText xml:space="preserve"> </w:delText>
        </w:r>
      </w:del>
      <w:r>
        <w:rPr>
          <w:sz w:val="20"/>
          <w:szCs w:val="20"/>
        </w:rPr>
        <w:t>ambientales y sanitarias de las viviendas en las regiones de interés</w:t>
      </w:r>
      <w:del w:id="73" w:author="Microsoft Office User" w:date="2022-09-07T11:11:00Z">
        <w:r w:rsidDel="00A83DE7">
          <w:rPr>
            <w:sz w:val="20"/>
            <w:szCs w:val="20"/>
          </w:rPr>
          <w:delText>,</w:delText>
        </w:r>
      </w:del>
      <w:r>
        <w:rPr>
          <w:sz w:val="20"/>
          <w:szCs w:val="20"/>
        </w:rPr>
        <w:t xml:space="preserve"> debe contar con un </w:t>
      </w:r>
      <w:r>
        <w:rPr>
          <w:b/>
          <w:sz w:val="20"/>
          <w:szCs w:val="20"/>
          <w:highlight w:val="white"/>
        </w:rPr>
        <w:t>sistema para la caracterización</w:t>
      </w:r>
      <w:r>
        <w:rPr>
          <w:sz w:val="20"/>
          <w:szCs w:val="20"/>
        </w:rPr>
        <w:t xml:space="preserve"> a nivel comunitario</w:t>
      </w:r>
      <w:ins w:id="74" w:author="Microsoft Office User" w:date="2022-09-07T11:12:00Z">
        <w:r w:rsidR="00CE3B53">
          <w:rPr>
            <w:sz w:val="20"/>
            <w:szCs w:val="20"/>
          </w:rPr>
          <w:t>.</w:t>
        </w:r>
      </w:ins>
      <w:del w:id="75" w:author="Microsoft Office User" w:date="2022-09-07T11:12:00Z">
        <w:r w:rsidDel="00CE3B53">
          <w:rPr>
            <w:sz w:val="20"/>
            <w:szCs w:val="20"/>
          </w:rPr>
          <w:delText>,</w:delText>
        </w:r>
      </w:del>
      <w:r>
        <w:rPr>
          <w:sz w:val="20"/>
          <w:szCs w:val="20"/>
        </w:rPr>
        <w:t xml:space="preserve"> </w:t>
      </w:r>
      <w:ins w:id="76" w:author="Microsoft Office User" w:date="2022-09-07T11:12:00Z">
        <w:r w:rsidR="00CE3B53">
          <w:rPr>
            <w:sz w:val="20"/>
            <w:szCs w:val="20"/>
          </w:rPr>
          <w:t>E</w:t>
        </w:r>
      </w:ins>
      <w:del w:id="77" w:author="Microsoft Office User" w:date="2022-09-07T11:12:00Z">
        <w:r w:rsidDel="00CE3B53">
          <w:rPr>
            <w:sz w:val="20"/>
            <w:szCs w:val="20"/>
          </w:rPr>
          <w:delText>e</w:delText>
        </w:r>
      </w:del>
      <w:r>
        <w:rPr>
          <w:sz w:val="20"/>
          <w:szCs w:val="20"/>
        </w:rPr>
        <w:t>s importante tener en cuenta que</w:t>
      </w:r>
      <w:ins w:id="78" w:author="Microsoft Office User" w:date="2022-09-07T11:12:00Z">
        <w:r w:rsidR="00CE3B53">
          <w:rPr>
            <w:sz w:val="20"/>
            <w:szCs w:val="20"/>
          </w:rPr>
          <w:t>,</w:t>
        </w:r>
      </w:ins>
      <w:r>
        <w:rPr>
          <w:sz w:val="20"/>
          <w:szCs w:val="20"/>
        </w:rPr>
        <w:t xml:space="preserve"> si hay disponibilidad de recursos o existe una condición de salud o social</w:t>
      </w:r>
      <w:ins w:id="79" w:author="Microsoft Office User" w:date="2022-09-07T11:12:00Z">
        <w:r w:rsidR="00CE3B53">
          <w:rPr>
            <w:sz w:val="20"/>
            <w:szCs w:val="20"/>
          </w:rPr>
          <w:t>,</w:t>
        </w:r>
      </w:ins>
      <w:r>
        <w:rPr>
          <w:sz w:val="20"/>
          <w:szCs w:val="20"/>
        </w:rPr>
        <w:t xml:space="preserve"> debe hacerse una </w:t>
      </w:r>
      <w:r>
        <w:rPr>
          <w:b/>
          <w:sz w:val="20"/>
          <w:szCs w:val="20"/>
          <w:highlight w:val="white"/>
        </w:rPr>
        <w:t>caracterización</w:t>
      </w:r>
      <w:r>
        <w:rPr>
          <w:sz w:val="20"/>
          <w:szCs w:val="20"/>
          <w:highlight w:val="white"/>
        </w:rPr>
        <w:t xml:space="preserve"> más precisa.</w:t>
      </w:r>
    </w:p>
    <w:p w14:paraId="000000A3" w14:textId="66D67D26" w:rsidR="00D36F95" w:rsidRDefault="00C92B4B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</w:rPr>
      </w:pPr>
      <w:r>
        <w:rPr>
          <w:sz w:val="20"/>
          <w:szCs w:val="20"/>
          <w:highlight w:val="white"/>
        </w:rPr>
        <w:t>En cuanto a las situaciones socio</w:t>
      </w:r>
      <w:del w:id="80" w:author="Microsoft Office User" w:date="2022-09-07T11:12:00Z">
        <w:r w:rsidDel="00CE3B53">
          <w:rPr>
            <w:sz w:val="20"/>
            <w:szCs w:val="20"/>
            <w:highlight w:val="white"/>
          </w:rPr>
          <w:delText xml:space="preserve"> </w:delText>
        </w:r>
      </w:del>
      <w:r>
        <w:rPr>
          <w:sz w:val="20"/>
          <w:szCs w:val="20"/>
          <w:highlight w:val="white"/>
        </w:rPr>
        <w:t xml:space="preserve">ambientales y sanitarias de las escuelas, el programa de </w:t>
      </w:r>
      <w:r>
        <w:rPr>
          <w:b/>
          <w:sz w:val="20"/>
          <w:szCs w:val="20"/>
          <w:highlight w:val="white"/>
        </w:rPr>
        <w:t>caracterización</w:t>
      </w:r>
      <w:r>
        <w:rPr>
          <w:sz w:val="20"/>
          <w:szCs w:val="20"/>
          <w:highlight w:val="white"/>
        </w:rPr>
        <w:t xml:space="preserve"> y seguimiento, preferentemente</w:t>
      </w:r>
      <w:ins w:id="81" w:author="Microsoft Office User" w:date="2022-09-07T11:12:00Z">
        <w:r w:rsidR="00CE3B53">
          <w:rPr>
            <w:sz w:val="20"/>
            <w:szCs w:val="20"/>
            <w:highlight w:val="white"/>
          </w:rPr>
          <w:t>,</w:t>
        </w:r>
      </w:ins>
      <w:r>
        <w:rPr>
          <w:sz w:val="20"/>
          <w:szCs w:val="20"/>
          <w:highlight w:val="white"/>
        </w:rPr>
        <w:t xml:space="preserve"> debe contar con </w:t>
      </w:r>
      <w:r>
        <w:rPr>
          <w:b/>
          <w:sz w:val="20"/>
          <w:szCs w:val="20"/>
          <w:highlight w:val="white"/>
        </w:rPr>
        <w:t>caracterización</w:t>
      </w:r>
      <w:r>
        <w:rPr>
          <w:sz w:val="20"/>
          <w:szCs w:val="20"/>
          <w:highlight w:val="white"/>
        </w:rPr>
        <w:t xml:space="preserve"> a nivel de l</w:t>
      </w:r>
      <w:r>
        <w:rPr>
          <w:sz w:val="20"/>
          <w:szCs w:val="20"/>
        </w:rPr>
        <w:t>a institución</w:t>
      </w:r>
      <w:ins w:id="82" w:author="Microsoft Office User" w:date="2022-09-07T11:12:00Z">
        <w:r w:rsidR="00CE3B53">
          <w:rPr>
            <w:sz w:val="20"/>
            <w:szCs w:val="20"/>
          </w:rPr>
          <w:t>.</w:t>
        </w:r>
      </w:ins>
      <w:del w:id="83" w:author="Microsoft Office User" w:date="2022-09-07T11:12:00Z">
        <w:r w:rsidDel="00CE3B53">
          <w:rPr>
            <w:sz w:val="20"/>
            <w:szCs w:val="20"/>
          </w:rPr>
          <w:delText>,</w:delText>
        </w:r>
      </w:del>
      <w:r>
        <w:rPr>
          <w:sz w:val="20"/>
          <w:szCs w:val="20"/>
        </w:rPr>
        <w:t xml:space="preserve"> </w:t>
      </w:r>
      <w:ins w:id="84" w:author="Microsoft Office User" w:date="2022-09-07T11:12:00Z">
        <w:r w:rsidR="00CE3B53">
          <w:rPr>
            <w:sz w:val="20"/>
            <w:szCs w:val="20"/>
          </w:rPr>
          <w:t>A</w:t>
        </w:r>
      </w:ins>
      <w:del w:id="85" w:author="Microsoft Office User" w:date="2022-09-07T11:12:00Z">
        <w:r w:rsidDel="00CE3B53">
          <w:rPr>
            <w:sz w:val="20"/>
            <w:szCs w:val="20"/>
          </w:rPr>
          <w:delText>a</w:delText>
        </w:r>
      </w:del>
      <w:r>
        <w:rPr>
          <w:sz w:val="20"/>
          <w:szCs w:val="20"/>
        </w:rPr>
        <w:t xml:space="preserve">hora </w:t>
      </w:r>
      <w:r w:rsidR="009F1CBF">
        <w:rPr>
          <w:sz w:val="20"/>
          <w:szCs w:val="20"/>
        </w:rPr>
        <w:t>bien,</w:t>
      </w:r>
      <w:r>
        <w:rPr>
          <w:sz w:val="20"/>
          <w:szCs w:val="20"/>
        </w:rPr>
        <w:t xml:space="preserve"> para el uso de las condiciones socio</w:t>
      </w:r>
      <w:del w:id="86" w:author="Microsoft Office User" w:date="2022-09-07T11:13:00Z">
        <w:r w:rsidDel="00CE3B53">
          <w:rPr>
            <w:sz w:val="20"/>
            <w:szCs w:val="20"/>
          </w:rPr>
          <w:delText xml:space="preserve"> </w:delText>
        </w:r>
      </w:del>
      <w:r>
        <w:rPr>
          <w:sz w:val="20"/>
          <w:szCs w:val="20"/>
        </w:rPr>
        <w:t>ambientales en el trabajo</w:t>
      </w:r>
      <w:ins w:id="87" w:author="Microsoft Office User" w:date="2022-09-07T11:13:00Z">
        <w:r w:rsidR="00CE3B53">
          <w:rPr>
            <w:sz w:val="20"/>
            <w:szCs w:val="20"/>
          </w:rPr>
          <w:t>,</w:t>
        </w:r>
      </w:ins>
      <w:r>
        <w:rPr>
          <w:sz w:val="20"/>
          <w:szCs w:val="20"/>
        </w:rPr>
        <w:t xml:space="preserve"> se aconseja un tipo de medición y seguimiento de las condiciones de salud y de trabajo de los sujetos que laboran de manera informal en situación de fragilidad priorizada en la región.</w:t>
      </w:r>
    </w:p>
    <w:p w14:paraId="000000A4" w14:textId="77777777" w:rsidR="00D36F95" w:rsidRDefault="00D36F95">
      <w:pPr>
        <w:spacing w:after="120"/>
        <w:rPr>
          <w:sz w:val="20"/>
          <w:szCs w:val="20"/>
        </w:rPr>
      </w:pPr>
    </w:p>
    <w:p w14:paraId="000000A5" w14:textId="77777777" w:rsidR="00D36F95" w:rsidRDefault="00C92B4B">
      <w:pPr>
        <w:spacing w:after="120"/>
        <w:rPr>
          <w:sz w:val="20"/>
          <w:szCs w:val="20"/>
        </w:rPr>
      </w:pPr>
      <w:r>
        <w:rPr>
          <w:sz w:val="20"/>
          <w:szCs w:val="20"/>
        </w:rPr>
        <w:t>En el siguiente documento, encuentra información sobre las herramientas a aplicar para la caracterización y seguimiento, teniendo en cuenta las condiciones socio</w:t>
      </w:r>
      <w:del w:id="88" w:author="Microsoft Office User" w:date="2022-09-07T11:13:00Z">
        <w:r w:rsidDel="00CE3B53">
          <w:rPr>
            <w:sz w:val="20"/>
            <w:szCs w:val="20"/>
          </w:rPr>
          <w:delText xml:space="preserve"> </w:delText>
        </w:r>
      </w:del>
      <w:r>
        <w:rPr>
          <w:sz w:val="20"/>
          <w:szCs w:val="20"/>
        </w:rPr>
        <w:t>ambientales y sanitarias:</w:t>
      </w:r>
    </w:p>
    <w:tbl>
      <w:tblPr>
        <w:tblStyle w:val="afffffb"/>
        <w:tblW w:w="9962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9962"/>
      </w:tblGrid>
      <w:tr w:rsidR="00D36F95" w14:paraId="1290E91F" w14:textId="77777777">
        <w:trPr>
          <w:trHeight w:val="1050"/>
        </w:trPr>
        <w:tc>
          <w:tcPr>
            <w:tcW w:w="9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00000A6" w14:textId="77777777" w:rsidR="00D36F95" w:rsidRDefault="00D36F95">
            <w:pPr>
              <w:spacing w:after="120"/>
              <w:jc w:val="center"/>
              <w:rPr>
                <w:rFonts w:ascii="Arial" w:eastAsia="Arial" w:hAnsi="Arial" w:cs="Arial"/>
                <w:sz w:val="20"/>
                <w:szCs w:val="20"/>
                <w:highlight w:val="yellow"/>
              </w:rPr>
            </w:pPr>
          </w:p>
          <w:p w14:paraId="000000A7" w14:textId="77777777" w:rsidR="00D36F95" w:rsidRDefault="00DC6A83">
            <w:pPr>
              <w:spacing w:after="12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sdt>
              <w:sdtPr>
                <w:tag w:val="goog_rdk_8"/>
                <w:id w:val="-1764450350"/>
              </w:sdtPr>
              <w:sdtEndPr/>
              <w:sdtContent>
                <w:commentRangeStart w:id="89"/>
              </w:sdtContent>
            </w:sdt>
            <w:r w:rsidR="00C92B4B">
              <w:rPr>
                <w:rFonts w:ascii="Arial" w:eastAsia="Arial" w:hAnsi="Arial" w:cs="Arial"/>
              </w:rPr>
              <w:t>Herramientas para la caracterización y seguimiento</w:t>
            </w:r>
            <w:commentRangeEnd w:id="89"/>
            <w:r w:rsidR="00C92B4B">
              <w:commentReference w:id="89"/>
            </w:r>
          </w:p>
        </w:tc>
      </w:tr>
    </w:tbl>
    <w:p w14:paraId="000000A8" w14:textId="77777777" w:rsidR="00D36F95" w:rsidRDefault="00D36F95">
      <w:pPr>
        <w:spacing w:before="240" w:after="240"/>
        <w:jc w:val="both"/>
        <w:rPr>
          <w:sz w:val="20"/>
          <w:szCs w:val="20"/>
        </w:rPr>
      </w:pPr>
    </w:p>
    <w:p w14:paraId="000000A9" w14:textId="2310C3D0" w:rsidR="00D36F95" w:rsidRDefault="00C92B4B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El siguiente documento de consulta</w:t>
      </w:r>
      <w:del w:id="90" w:author="Microsoft Office User" w:date="2022-09-07T11:14:00Z">
        <w:r w:rsidDel="00CE3B53">
          <w:rPr>
            <w:sz w:val="20"/>
            <w:szCs w:val="20"/>
          </w:rPr>
          <w:delText>,</w:delText>
        </w:r>
      </w:del>
      <w:r>
        <w:rPr>
          <w:sz w:val="20"/>
          <w:szCs w:val="20"/>
        </w:rPr>
        <w:t xml:space="preserve"> orienta sobre la descripción de los aspectos generales que se deben tener en cuenta para el desarrollo de las fichas </w:t>
      </w:r>
      <w:r w:rsidR="009F1CBF">
        <w:rPr>
          <w:sz w:val="20"/>
          <w:szCs w:val="20"/>
        </w:rPr>
        <w:t>de caracterización</w:t>
      </w:r>
      <w:r>
        <w:rPr>
          <w:sz w:val="20"/>
          <w:szCs w:val="20"/>
        </w:rPr>
        <w:t xml:space="preserve"> dependiendo del tipo de entorno:</w:t>
      </w:r>
    </w:p>
    <w:p w14:paraId="000000AA" w14:textId="77777777" w:rsidR="00D36F95" w:rsidRDefault="00D36F95">
      <w:pPr>
        <w:spacing w:after="120"/>
        <w:rPr>
          <w:sz w:val="20"/>
          <w:szCs w:val="20"/>
        </w:rPr>
      </w:pPr>
    </w:p>
    <w:tbl>
      <w:tblPr>
        <w:tblStyle w:val="afffffc"/>
        <w:tblW w:w="9962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9962"/>
      </w:tblGrid>
      <w:tr w:rsidR="00D36F95" w14:paraId="0CE67005" w14:textId="77777777">
        <w:trPr>
          <w:trHeight w:val="1050"/>
        </w:trPr>
        <w:tc>
          <w:tcPr>
            <w:tcW w:w="9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00000AB" w14:textId="77777777" w:rsidR="00D36F95" w:rsidRDefault="00D36F95">
            <w:pPr>
              <w:spacing w:after="120"/>
              <w:jc w:val="center"/>
              <w:rPr>
                <w:rFonts w:ascii="Arial" w:eastAsia="Arial" w:hAnsi="Arial" w:cs="Arial"/>
                <w:sz w:val="20"/>
                <w:szCs w:val="20"/>
                <w:highlight w:val="yellow"/>
              </w:rPr>
            </w:pPr>
          </w:p>
          <w:p w14:paraId="000000AC" w14:textId="77777777" w:rsidR="00D36F95" w:rsidRDefault="00DC6A83">
            <w:pPr>
              <w:spacing w:after="120"/>
              <w:jc w:val="center"/>
              <w:rPr>
                <w:rFonts w:ascii="Arial" w:eastAsia="Arial" w:hAnsi="Arial" w:cs="Arial"/>
                <w:color w:val="223453"/>
                <w:sz w:val="31"/>
                <w:szCs w:val="31"/>
                <w:shd w:val="clear" w:color="auto" w:fill="F3F3F3"/>
              </w:rPr>
            </w:pPr>
            <w:sdt>
              <w:sdtPr>
                <w:tag w:val="goog_rdk_9"/>
                <w:id w:val="-1198007152"/>
              </w:sdtPr>
              <w:sdtEndPr/>
              <w:sdtContent>
                <w:commentRangeStart w:id="91"/>
              </w:sdtContent>
            </w:sdt>
            <w:r w:rsidR="00C92B4B">
              <w:rPr>
                <w:rFonts w:ascii="Arial" w:eastAsia="Arial" w:hAnsi="Arial" w:cs="Arial"/>
                <w:sz w:val="28"/>
                <w:szCs w:val="28"/>
                <w:shd w:val="clear" w:color="auto" w:fill="F3F3F3"/>
              </w:rPr>
              <w:t>Documento con información para la caracterización social y ambiental de las estrategias de entornos saludables</w:t>
            </w:r>
            <w:commentRangeEnd w:id="91"/>
            <w:r w:rsidR="00C92B4B">
              <w:commentReference w:id="91"/>
            </w:r>
          </w:p>
        </w:tc>
      </w:tr>
    </w:tbl>
    <w:p w14:paraId="000000AD" w14:textId="77777777" w:rsidR="00D36F95" w:rsidRDefault="00D36F95">
      <w:pPr>
        <w:jc w:val="both"/>
        <w:rPr>
          <w:color w:val="C0504D"/>
          <w:sz w:val="20"/>
          <w:szCs w:val="20"/>
        </w:rPr>
      </w:pPr>
    </w:p>
    <w:p w14:paraId="000000AE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00000AF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00000B0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00000B1" w14:textId="65FB63FA" w:rsidR="00D36F95" w:rsidRDefault="00C92B4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</w:t>
      </w:r>
      <w:r w:rsidR="009F1CBF">
        <w:rPr>
          <w:b/>
          <w:color w:val="000000"/>
          <w:sz w:val="20"/>
          <w:szCs w:val="20"/>
        </w:rPr>
        <w:t>2.2 Herramientas</w:t>
      </w:r>
      <w:r>
        <w:rPr>
          <w:b/>
          <w:color w:val="000000"/>
          <w:sz w:val="20"/>
          <w:szCs w:val="20"/>
        </w:rPr>
        <w:t xml:space="preserve"> para el seguimiento</w:t>
      </w:r>
    </w:p>
    <w:p w14:paraId="000000B2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00000B3" w14:textId="0F69147F" w:rsidR="00D36F95" w:rsidRDefault="00C92B4B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</w:rPr>
      </w:pPr>
      <w:r>
        <w:rPr>
          <w:sz w:val="20"/>
          <w:szCs w:val="20"/>
        </w:rPr>
        <w:t>Para la implementación de seguimiento y evaluación, se deben definir indicadores para la medición de los resultados, de las acciones o de las actividades establecidas. Se hace importante la formulación de indicadores de gestión, de formulación, de insumo, de productos, y de resultados, que sean de carácter cuantitativo o cualitativo; as</w:t>
      </w:r>
      <w:ins w:id="92" w:author="Microsoft Office User" w:date="2022-09-07T11:17:00Z">
        <w:r w:rsidR="00CE4B0B">
          <w:rPr>
            <w:sz w:val="20"/>
            <w:szCs w:val="20"/>
          </w:rPr>
          <w:t>i</w:t>
        </w:r>
      </w:ins>
      <w:del w:id="93" w:author="Microsoft Office User" w:date="2022-09-07T11:17:00Z">
        <w:r w:rsidDel="00CE4B0B">
          <w:rPr>
            <w:sz w:val="20"/>
            <w:szCs w:val="20"/>
          </w:rPr>
          <w:delText xml:space="preserve">í </w:delText>
        </w:r>
      </w:del>
      <w:r>
        <w:rPr>
          <w:sz w:val="20"/>
          <w:szCs w:val="20"/>
        </w:rPr>
        <w:t>mismo, se debe</w:t>
      </w:r>
      <w:ins w:id="94" w:author="Microsoft Office User" w:date="2022-09-07T11:17:00Z">
        <w:r w:rsidR="00CE4B0B">
          <w:rPr>
            <w:sz w:val="20"/>
            <w:szCs w:val="20"/>
          </w:rPr>
          <w:t>n</w:t>
        </w:r>
      </w:ins>
      <w:r>
        <w:rPr>
          <w:sz w:val="20"/>
          <w:szCs w:val="20"/>
        </w:rPr>
        <w:t xml:space="preserve"> establecer los responsables y fuentes de donde se va a obtener la información para el seguimiento del avance.</w:t>
      </w:r>
    </w:p>
    <w:p w14:paraId="000000B4" w14:textId="77777777" w:rsidR="00D36F95" w:rsidRDefault="00D36F95">
      <w:pPr>
        <w:rPr>
          <w:sz w:val="20"/>
          <w:szCs w:val="20"/>
        </w:rPr>
      </w:pPr>
    </w:p>
    <w:p w14:paraId="000000B5" w14:textId="77777777" w:rsidR="00D36F95" w:rsidRDefault="00C92B4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Si se requiere información precisa de los entornos en los cuales se debe actuar, se deben usar herramientas de caracterización y seguimiento que determinen</w:t>
      </w:r>
      <w:del w:id="95" w:author="Microsoft Office User" w:date="2022-09-07T11:18:00Z">
        <w:r w:rsidDel="00CE4B0B">
          <w:rPr>
            <w:color w:val="000000"/>
            <w:sz w:val="20"/>
            <w:szCs w:val="20"/>
          </w:rPr>
          <w:delText>,</w:delText>
        </w:r>
      </w:del>
      <w:r>
        <w:rPr>
          <w:color w:val="000000"/>
          <w:sz w:val="20"/>
          <w:szCs w:val="20"/>
        </w:rPr>
        <w:t xml:space="preserve"> los siguientes tópicos</w:t>
      </w:r>
      <w:r>
        <w:rPr>
          <w:sz w:val="20"/>
          <w:szCs w:val="20"/>
        </w:rPr>
        <w:t>:</w:t>
      </w:r>
      <w:r>
        <w:rPr>
          <w:color w:val="000000"/>
          <w:sz w:val="20"/>
          <w:szCs w:val="20"/>
        </w:rPr>
        <w:t xml:space="preserve"> </w:t>
      </w:r>
    </w:p>
    <w:p w14:paraId="000000B6" w14:textId="77777777" w:rsidR="00D36F95" w:rsidRDefault="00D36F95">
      <w:pPr>
        <w:spacing w:after="120"/>
        <w:rPr>
          <w:color w:val="231F20"/>
          <w:sz w:val="20"/>
          <w:szCs w:val="20"/>
        </w:rPr>
      </w:pPr>
    </w:p>
    <w:tbl>
      <w:tblPr>
        <w:tblStyle w:val="afffffd"/>
        <w:tblW w:w="9258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58"/>
      </w:tblGrid>
      <w:tr w:rsidR="00D36F95" w14:paraId="142A8173" w14:textId="77777777">
        <w:trPr>
          <w:jc w:val="center"/>
        </w:trPr>
        <w:tc>
          <w:tcPr>
            <w:tcW w:w="9258" w:type="dxa"/>
            <w:shd w:val="clear" w:color="auto" w:fill="E36C09"/>
          </w:tcPr>
          <w:p w14:paraId="000000B7" w14:textId="77777777" w:rsidR="00D36F95" w:rsidRDefault="00D36F95">
            <w:pPr>
              <w:spacing w:after="120"/>
              <w:ind w:left="283"/>
              <w:jc w:val="center"/>
              <w:rPr>
                <w:rFonts w:ascii="Arial" w:eastAsia="Arial" w:hAnsi="Arial" w:cs="Arial"/>
                <w:color w:val="FFFFFF"/>
                <w:sz w:val="20"/>
                <w:szCs w:val="20"/>
              </w:rPr>
            </w:pPr>
          </w:p>
          <w:p w14:paraId="000000B8" w14:textId="77777777" w:rsidR="00D36F95" w:rsidRDefault="00C92B4B">
            <w:pPr>
              <w:spacing w:after="120"/>
              <w:ind w:left="283"/>
              <w:jc w:val="center"/>
              <w:rPr>
                <w:rFonts w:ascii="Arial" w:eastAsia="Arial" w:hAnsi="Arial" w:cs="Arial"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0"/>
                <w:szCs w:val="20"/>
              </w:rPr>
              <w:t>Acordeon</w:t>
            </w:r>
          </w:p>
          <w:p w14:paraId="000000B9" w14:textId="77777777" w:rsidR="00D36F95" w:rsidRDefault="00DC6A83">
            <w:pPr>
              <w:spacing w:after="120"/>
              <w:jc w:val="center"/>
              <w:rPr>
                <w:rFonts w:ascii="Arial" w:eastAsia="Arial" w:hAnsi="Arial" w:cs="Arial"/>
                <w:color w:val="FFFFFF"/>
                <w:sz w:val="20"/>
                <w:szCs w:val="20"/>
              </w:rPr>
            </w:pPr>
            <w:sdt>
              <w:sdtPr>
                <w:tag w:val="goog_rdk_10"/>
                <w:id w:val="-20478424"/>
              </w:sdtPr>
              <w:sdtEndPr/>
              <w:sdtContent>
                <w:commentRangeStart w:id="96"/>
              </w:sdtContent>
            </w:sdt>
            <w:r w:rsidR="00C92B4B">
              <w:rPr>
                <w:rFonts w:ascii="Arial" w:eastAsia="Arial" w:hAnsi="Arial" w:cs="Arial"/>
                <w:color w:val="FFFFFF"/>
                <w:sz w:val="20"/>
                <w:szCs w:val="20"/>
              </w:rPr>
              <w:t>CF3_2_2_herramientas_seguimiento</w:t>
            </w:r>
            <w:commentRangeEnd w:id="96"/>
            <w:r w:rsidR="00C92B4B">
              <w:commentReference w:id="96"/>
            </w:r>
          </w:p>
          <w:p w14:paraId="000000BA" w14:textId="77777777" w:rsidR="00D36F95" w:rsidRDefault="00D36F95">
            <w:pPr>
              <w:spacing w:after="120"/>
              <w:jc w:val="center"/>
              <w:rPr>
                <w:rFonts w:ascii="Arial" w:eastAsia="Arial" w:hAnsi="Arial" w:cs="Arial"/>
                <w:color w:val="231F20"/>
                <w:sz w:val="20"/>
                <w:szCs w:val="20"/>
              </w:rPr>
            </w:pPr>
          </w:p>
        </w:tc>
      </w:tr>
    </w:tbl>
    <w:p w14:paraId="000000BB" w14:textId="77777777" w:rsidR="00D36F95" w:rsidRDefault="00D36F95">
      <w:pPr>
        <w:widowControl w:val="0"/>
        <w:spacing w:line="240" w:lineRule="auto"/>
        <w:rPr>
          <w:sz w:val="20"/>
          <w:szCs w:val="20"/>
        </w:rPr>
      </w:pPr>
    </w:p>
    <w:p w14:paraId="000000BC" w14:textId="77777777" w:rsidR="00D36F95" w:rsidRDefault="00D36F95">
      <w:pPr>
        <w:jc w:val="both"/>
        <w:rPr>
          <w:sz w:val="20"/>
          <w:szCs w:val="20"/>
          <w:highlight w:val="white"/>
        </w:rPr>
      </w:pPr>
    </w:p>
    <w:p w14:paraId="000000BD" w14:textId="77777777" w:rsidR="00D36F95" w:rsidRDefault="00C92B4B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</w:rPr>
      </w:pPr>
      <w:r>
        <w:rPr>
          <w:sz w:val="20"/>
          <w:szCs w:val="20"/>
        </w:rPr>
        <w:t>En Colombia, el PAIES (Plan de Acción Intersectorial de Entornos Saludables) incorpora un sistema de información sobre las condiciones socio</w:t>
      </w:r>
      <w:del w:id="97" w:author="Microsoft Office User" w:date="2022-09-07T11:24:00Z">
        <w:r w:rsidDel="006D63D3">
          <w:rPr>
            <w:sz w:val="20"/>
            <w:szCs w:val="20"/>
          </w:rPr>
          <w:delText>-</w:delText>
        </w:r>
      </w:del>
      <w:r>
        <w:rPr>
          <w:sz w:val="20"/>
          <w:szCs w:val="20"/>
        </w:rPr>
        <w:t xml:space="preserve">ambientales y sanitarias de los entornos (vivienda, escuela y lugar de trabajo) y la salud. Este sistema deberá ser accesible al público y deberá ser actualizado periódicamente, como también debe estar articulado con el Sistema Unificado de Información en Salud Ambiental – SUISA. Esta acción garantiza que las herramientas de seguimiento manejen información actualizada y confiable. </w:t>
      </w:r>
    </w:p>
    <w:p w14:paraId="000000BE" w14:textId="77777777" w:rsidR="00D36F95" w:rsidRDefault="00D36F95">
      <w:pPr>
        <w:rPr>
          <w:sz w:val="20"/>
          <w:szCs w:val="20"/>
        </w:rPr>
      </w:pPr>
    </w:p>
    <w:p w14:paraId="000000BF" w14:textId="77777777" w:rsidR="00D36F95" w:rsidRDefault="00D36F95">
      <w:pPr>
        <w:rPr>
          <w:sz w:val="20"/>
          <w:szCs w:val="20"/>
        </w:rPr>
      </w:pPr>
    </w:p>
    <w:p w14:paraId="000000C0" w14:textId="77777777" w:rsidR="00D36F95" w:rsidRDefault="00C92B4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2.3 Herramientas educativas</w:t>
      </w:r>
      <w:r>
        <w:rPr>
          <w:color w:val="000000"/>
          <w:sz w:val="20"/>
          <w:szCs w:val="20"/>
        </w:rPr>
        <w:t xml:space="preserve"> </w:t>
      </w:r>
    </w:p>
    <w:p w14:paraId="000000C1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00000C2" w14:textId="7701CE44" w:rsidR="00D36F95" w:rsidRDefault="00C92B4B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Con la finalidad de favorecer situaciones de vida para el colectivo educativo y llegar a ser una escuela saludable, se hace necesario el desarrollo </w:t>
      </w:r>
      <w:ins w:id="98" w:author="Microsoft Office User" w:date="2022-09-07T11:24:00Z">
        <w:r w:rsidR="006D63D3">
          <w:rPr>
            <w:sz w:val="20"/>
            <w:szCs w:val="20"/>
          </w:rPr>
          <w:t xml:space="preserve">de </w:t>
        </w:r>
      </w:ins>
      <w:r>
        <w:rPr>
          <w:sz w:val="20"/>
          <w:szCs w:val="20"/>
        </w:rPr>
        <w:t>una herramienta dinámica que permita señalar las necesidades fundamentales y los tópicos relacionados con los que la escuela debe trabajar a corto, mediano y largo plazo</w:t>
      </w:r>
      <w:ins w:id="99" w:author="Microsoft Office User" w:date="2022-09-07T11:25:00Z">
        <w:r w:rsidR="006D63D3">
          <w:rPr>
            <w:sz w:val="20"/>
            <w:szCs w:val="20"/>
          </w:rPr>
          <w:t>,</w:t>
        </w:r>
      </w:ins>
      <w:r>
        <w:rPr>
          <w:sz w:val="20"/>
          <w:szCs w:val="20"/>
        </w:rPr>
        <w:t xml:space="preserve"> y así poder conocer el grado de avance en la ejecución de la estrategia de entornos saludables en el ámbito escolar. En Colombia</w:t>
      </w:r>
      <w:ins w:id="100" w:author="Microsoft Office User" w:date="2022-09-07T11:25:00Z">
        <w:r w:rsidR="006D63D3">
          <w:rPr>
            <w:sz w:val="20"/>
            <w:szCs w:val="20"/>
          </w:rPr>
          <w:t>,</w:t>
        </w:r>
      </w:ins>
      <w:r>
        <w:rPr>
          <w:sz w:val="20"/>
          <w:szCs w:val="20"/>
        </w:rPr>
        <w:t xml:space="preserve"> esta herramienta es llamada: Sistema para la caracterización de la escuela a nivel institucional. </w:t>
      </w:r>
    </w:p>
    <w:p w14:paraId="000000C3" w14:textId="77777777" w:rsidR="00D36F95" w:rsidRDefault="00DC6A83">
      <w:pPr>
        <w:rPr>
          <w:sz w:val="20"/>
          <w:szCs w:val="20"/>
        </w:rPr>
      </w:pPr>
      <w:sdt>
        <w:sdtPr>
          <w:tag w:val="goog_rdk_11"/>
          <w:id w:val="2070527482"/>
        </w:sdtPr>
        <w:sdtEndPr/>
        <w:sdtContent>
          <w:commentRangeStart w:id="101"/>
        </w:sdtContent>
      </w:sdt>
      <w:r w:rsidR="00C92B4B">
        <w:rPr>
          <w:i/>
          <w:noProof/>
          <w:sz w:val="20"/>
          <w:szCs w:val="20"/>
        </w:rPr>
        <w:drawing>
          <wp:inline distT="114300" distB="114300" distL="114300" distR="114300" wp14:anchorId="7EC9FF4A" wp14:editId="2653A6FB">
            <wp:extent cx="2000250" cy="2085975"/>
            <wp:effectExtent l="0" t="0" r="0" b="0"/>
            <wp:docPr id="8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08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101"/>
      <w:r w:rsidR="00C92B4B">
        <w:commentReference w:id="101"/>
      </w:r>
    </w:p>
    <w:p w14:paraId="000000C4" w14:textId="77777777" w:rsidR="00D36F95" w:rsidRDefault="00D36F95">
      <w:pPr>
        <w:jc w:val="both"/>
        <w:rPr>
          <w:sz w:val="20"/>
          <w:szCs w:val="20"/>
        </w:rPr>
      </w:pPr>
    </w:p>
    <w:p w14:paraId="000000C5" w14:textId="2BA8A032" w:rsidR="00D36F95" w:rsidRDefault="00C92B4B">
      <w:pPr>
        <w:jc w:val="both"/>
        <w:rPr>
          <w:sz w:val="20"/>
          <w:szCs w:val="20"/>
        </w:rPr>
      </w:pPr>
      <w:r>
        <w:rPr>
          <w:sz w:val="20"/>
          <w:szCs w:val="20"/>
        </w:rPr>
        <w:t>Básicamente</w:t>
      </w:r>
      <w:ins w:id="102" w:author="Microsoft Office User" w:date="2022-09-07T11:25:00Z">
        <w:r w:rsidR="006D63D3">
          <w:rPr>
            <w:sz w:val="20"/>
            <w:szCs w:val="20"/>
          </w:rPr>
          <w:t>,</w:t>
        </w:r>
      </w:ins>
      <w:r>
        <w:rPr>
          <w:sz w:val="20"/>
          <w:szCs w:val="20"/>
        </w:rPr>
        <w:t xml:space="preserve"> la herramienta consiste en una encuesta diseñada para realizar un autodiagnóstico, teniendo en cuenta los componentes y líneas de acción</w:t>
      </w:r>
      <w:del w:id="103" w:author="Microsoft Office User" w:date="2022-09-07T11:25:00Z">
        <w:r w:rsidDel="006D63D3">
          <w:rPr>
            <w:sz w:val="20"/>
            <w:szCs w:val="20"/>
          </w:rPr>
          <w:delText>,</w:delText>
        </w:r>
      </w:del>
      <w:r>
        <w:rPr>
          <w:sz w:val="20"/>
          <w:szCs w:val="20"/>
        </w:rPr>
        <w:t xml:space="preserve"> vist</w:t>
      </w:r>
      <w:ins w:id="104" w:author="Microsoft Office User" w:date="2022-09-07T11:25:00Z">
        <w:r w:rsidR="006D63D3">
          <w:rPr>
            <w:sz w:val="20"/>
            <w:szCs w:val="20"/>
          </w:rPr>
          <w:t>o</w:t>
        </w:r>
      </w:ins>
      <w:del w:id="105" w:author="Microsoft Office User" w:date="2022-09-07T11:25:00Z">
        <w:r w:rsidDel="006D63D3">
          <w:rPr>
            <w:sz w:val="20"/>
            <w:szCs w:val="20"/>
          </w:rPr>
          <w:delText>a</w:delText>
        </w:r>
      </w:del>
      <w:r>
        <w:rPr>
          <w:sz w:val="20"/>
          <w:szCs w:val="20"/>
        </w:rPr>
        <w:t>s anteriormente</w:t>
      </w:r>
      <w:del w:id="106" w:author="Microsoft Office User" w:date="2022-09-07T11:27:00Z">
        <w:r w:rsidDel="006D63D3">
          <w:rPr>
            <w:sz w:val="20"/>
            <w:szCs w:val="20"/>
          </w:rPr>
          <w:delText>,</w:delText>
        </w:r>
      </w:del>
      <w:r>
        <w:rPr>
          <w:sz w:val="20"/>
          <w:szCs w:val="20"/>
        </w:rPr>
        <w:t xml:space="preserve"> con respecto a la situación del entorno escolar. </w:t>
      </w:r>
    </w:p>
    <w:p w14:paraId="000000C6" w14:textId="1C0C02BE" w:rsidR="00D36F95" w:rsidRDefault="00DC6A83">
      <w:pPr>
        <w:jc w:val="both"/>
        <w:rPr>
          <w:sz w:val="20"/>
          <w:szCs w:val="20"/>
        </w:rPr>
      </w:pPr>
      <w:sdt>
        <w:sdtPr>
          <w:tag w:val="goog_rdk_12"/>
          <w:id w:val="535466162"/>
        </w:sdtPr>
        <w:sdtEndPr/>
        <w:sdtContent>
          <w:commentRangeStart w:id="107"/>
        </w:sdtContent>
      </w:sdt>
      <w:del w:id="108" w:author="Microsoft Office User" w:date="2022-09-07T11:25:00Z">
        <w:r w:rsidR="00C92B4B" w:rsidDel="006D63D3">
          <w:rPr>
            <w:sz w:val="20"/>
            <w:szCs w:val="20"/>
          </w:rPr>
          <w:delText>.</w:delText>
        </w:r>
        <w:commentRangeEnd w:id="107"/>
        <w:r w:rsidR="00C92B4B" w:rsidDel="006D63D3">
          <w:commentReference w:id="107"/>
        </w:r>
      </w:del>
    </w:p>
    <w:p w14:paraId="000000C7" w14:textId="77777777" w:rsidR="00D36F95" w:rsidRDefault="00C92B4B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7239B0A4" wp14:editId="2A3A6C08">
            <wp:extent cx="6332220" cy="1981200"/>
            <wp:effectExtent l="0" t="0" r="0" b="0"/>
            <wp:docPr id="8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1E4F2A7A" wp14:editId="5E1D4D4E">
                <wp:simplePos x="0" y="0"/>
                <wp:positionH relativeFrom="column">
                  <wp:posOffset>2057400</wp:posOffset>
                </wp:positionH>
                <wp:positionV relativeFrom="paragraph">
                  <wp:posOffset>190500</wp:posOffset>
                </wp:positionV>
                <wp:extent cx="4194826" cy="1410975"/>
                <wp:effectExtent l="0" t="0" r="0" b="0"/>
                <wp:wrapNone/>
                <wp:docPr id="78" name="Rectángu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67600" y="3173550"/>
                          <a:ext cx="4156800" cy="121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9C2407D" w14:textId="7E9BB6A6" w:rsidR="00C92B4B" w:rsidRDefault="00C92B4B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Una vez aplicada la herramienta y revisado</w:t>
                            </w:r>
                            <w:ins w:id="109" w:author="Microsoft Office User" w:date="2022-09-07T11:27:00Z">
                              <w:r w:rsidR="006D63D3">
                                <w:rPr>
                                  <w:color w:val="000000"/>
                                  <w:sz w:val="20"/>
                                </w:rPr>
                                <w:t>s</w:t>
                              </w:r>
                            </w:ins>
                            <w:r>
                              <w:rPr>
                                <w:color w:val="000000"/>
                                <w:sz w:val="20"/>
                              </w:rPr>
                              <w:t xml:space="preserve"> los resultados de las autoevaluaciones, es importante aclarar que estos resultados no tienen carácter sancionatorio a nivel local, departamental o nacional, simplemente</w:t>
                            </w:r>
                            <w:ins w:id="110" w:author="Microsoft Office User" w:date="2022-09-07T11:27:00Z">
                              <w:r w:rsidR="006D63D3">
                                <w:rPr>
                                  <w:color w:val="000000"/>
                                  <w:sz w:val="20"/>
                                </w:rPr>
                                <w:t>,</w:t>
                              </w:r>
                            </w:ins>
                            <w:r>
                              <w:rPr>
                                <w:color w:val="000000"/>
                                <w:sz w:val="20"/>
                              </w:rPr>
                              <w:t xml:space="preserve"> es un mecanismo que contribuye a la obtención de información sobre la realidad escolar</w:t>
                            </w:r>
                            <w:ins w:id="111" w:author="Microsoft Office User" w:date="2022-09-07T11:27:00Z">
                              <w:r w:rsidR="006D63D3">
                                <w:rPr>
                                  <w:color w:val="000000"/>
                                  <w:sz w:val="20"/>
                                </w:rPr>
                                <w:t>,</w:t>
                              </w:r>
                            </w:ins>
                            <w:del w:id="112" w:author="Microsoft Office User" w:date="2022-09-07T11:27:00Z">
                              <w:r w:rsidDel="006D63D3">
                                <w:rPr>
                                  <w:color w:val="000000"/>
                                  <w:sz w:val="20"/>
                                </w:rPr>
                                <w:delText>,</w:delText>
                              </w:r>
                            </w:del>
                            <w:r>
                              <w:rPr>
                                <w:color w:val="000000"/>
                                <w:sz w:val="20"/>
                              </w:rPr>
                              <w:t xml:space="preserve"> para la realización de planes de mejoramiento </w:t>
                            </w:r>
                            <w:ins w:id="113" w:author="Microsoft Office User" w:date="2022-09-07T11:27:00Z">
                              <w:r w:rsidR="006D63D3">
                                <w:rPr>
                                  <w:color w:val="000000"/>
                                  <w:sz w:val="20"/>
                                </w:rPr>
                                <w:t>d</w:t>
                              </w:r>
                            </w:ins>
                            <w:del w:id="114" w:author="Microsoft Office User" w:date="2022-09-07T11:27:00Z">
                              <w:r w:rsidDel="006D63D3">
                                <w:rPr>
                                  <w:color w:val="000000"/>
                                  <w:sz w:val="20"/>
                                </w:rPr>
                                <w:delText xml:space="preserve">y así mejorar </w:delText>
                              </w:r>
                            </w:del>
                            <w:r>
                              <w:rPr>
                                <w:color w:val="000000"/>
                                <w:sz w:val="20"/>
                              </w:rPr>
                              <w:t xml:space="preserve">el entorno escolar. </w:t>
                            </w:r>
                          </w:p>
                          <w:p w14:paraId="4C30ACB6" w14:textId="77777777" w:rsidR="00C92B4B" w:rsidRDefault="00C92B4B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025EAFE4" w14:textId="77777777" w:rsidR="00C92B4B" w:rsidRDefault="00C92B4B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w14:anchorId="5257C268">
              <v:rect id="Rectángulo 78" style="position:absolute;left:0;text-align:left;margin-left:162pt;margin-top:15pt;width:330.3pt;height:111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8" fillcolor="white [3201]" w14:anchorId="1E4F2A7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">
                <v:stroke joinstyle="round" startarrowwidth="narrow" startarrowlength="short" endarrowwidth="narrow" endarrowlength="short"/>
                <v:textbox inset="2.53958mm,1.2694mm,2.53958mm,1.2694mm">
                  <w:txbxContent>
                    <w:p w:rsidR="00C92B4B" w:rsidRDefault="00C92B4B" w14:paraId="3D432894" w14:textId="7E9BB6A6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  <w:sz w:val="20"/>
                        </w:rPr>
                        <w:t>Una vez aplicada la herramienta y revisado</w:t>
                      </w:r>
                      <w:ins w:author="Microsoft Office User" w:date="2022-09-07T11:27:00Z" w:id="120">
                        <w:r w:rsidR="006D63D3">
                          <w:rPr>
                            <w:color w:val="000000"/>
                            <w:sz w:val="20"/>
                          </w:rPr>
                          <w:t>s</w:t>
                        </w:r>
                      </w:ins>
                      <w:r>
                        <w:rPr>
                          <w:color w:val="000000"/>
                          <w:sz w:val="20"/>
                        </w:rPr>
                        <w:t xml:space="preserve"> los resultados de las autoevaluaciones, es importante aclarar que estos resultados no tienen carácter sancionatorio a nivel local, departamental o nacional, simplemente</w:t>
                      </w:r>
                      <w:ins w:author="Microsoft Office User" w:date="2022-09-07T11:27:00Z" w:id="121">
                        <w:r w:rsidR="006D63D3">
                          <w:rPr>
                            <w:color w:val="000000"/>
                            <w:sz w:val="20"/>
                          </w:rPr>
                          <w:t>,</w:t>
                        </w:r>
                      </w:ins>
                      <w:r>
                        <w:rPr>
                          <w:color w:val="000000"/>
                          <w:sz w:val="20"/>
                        </w:rPr>
                        <w:t xml:space="preserve"> es un mecanismo que contribuye a la obtención de información sobre la realidad escolar</w:t>
                      </w:r>
                      <w:ins w:author="Microsoft Office User" w:date="2022-09-07T11:27:00Z" w:id="122">
                        <w:r w:rsidR="006D63D3">
                          <w:rPr>
                            <w:color w:val="000000"/>
                            <w:sz w:val="20"/>
                          </w:rPr>
                          <w:t>,</w:t>
                        </w:r>
                      </w:ins>
                      <w:del w:author="Microsoft Office User" w:date="2022-09-07T11:27:00Z" w:id="123">
                        <w:r w:rsidDel="006D63D3">
                          <w:rPr>
                            <w:color w:val="000000"/>
                            <w:sz w:val="20"/>
                          </w:rPr>
                          <w:delText>,</w:delText>
                        </w:r>
                      </w:del>
                      <w:r>
                        <w:rPr>
                          <w:color w:val="000000"/>
                          <w:sz w:val="20"/>
                        </w:rPr>
                        <w:t xml:space="preserve"> para la realización de planes de mejoramiento </w:t>
                      </w:r>
                      <w:ins w:author="Microsoft Office User" w:date="2022-09-07T11:27:00Z" w:id="124">
                        <w:r w:rsidR="006D63D3">
                          <w:rPr>
                            <w:color w:val="000000"/>
                            <w:sz w:val="20"/>
                          </w:rPr>
                          <w:t>d</w:t>
                        </w:r>
                      </w:ins>
                      <w:del w:author="Microsoft Office User" w:date="2022-09-07T11:27:00Z" w:id="125">
                        <w:r w:rsidDel="006D63D3">
                          <w:rPr>
                            <w:color w:val="000000"/>
                            <w:sz w:val="20"/>
                          </w:rPr>
                          <w:delText xml:space="preserve">y así mejorar </w:delText>
                        </w:r>
                      </w:del>
                      <w:r>
                        <w:rPr>
                          <w:color w:val="000000"/>
                          <w:sz w:val="20"/>
                        </w:rPr>
                        <w:t xml:space="preserve">el entorno escolar. </w:t>
                      </w:r>
                    </w:p>
                    <w:p w:rsidR="00C92B4B" w:rsidRDefault="00C92B4B" w14:paraId="6A05A809" w14:textId="77777777">
                      <w:pPr>
                        <w:spacing w:line="240" w:lineRule="auto"/>
                        <w:textDirection w:val="btLr"/>
                      </w:pPr>
                    </w:p>
                    <w:p w:rsidR="00C92B4B" w:rsidRDefault="00C92B4B" w14:paraId="5A39BBE3" w14:textId="77777777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252B9203" wp14:editId="138D4D6A">
                <wp:simplePos x="0" y="0"/>
                <wp:positionH relativeFrom="column">
                  <wp:posOffset>393700</wp:posOffset>
                </wp:positionH>
                <wp:positionV relativeFrom="paragraph">
                  <wp:posOffset>762000</wp:posOffset>
                </wp:positionV>
                <wp:extent cx="1523047" cy="518424"/>
                <wp:effectExtent l="0" t="0" r="0" b="0"/>
                <wp:wrapNone/>
                <wp:docPr id="77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08800" y="3506850"/>
                          <a:ext cx="1874400" cy="54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181C51" w14:textId="77777777" w:rsidR="00C92B4B" w:rsidRDefault="00C92B4B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30"/>
                              </w:rPr>
                              <w:t xml:space="preserve">Dato importante: </w:t>
                            </w:r>
                          </w:p>
                          <w:p w14:paraId="78031927" w14:textId="77777777" w:rsidR="00C92B4B" w:rsidRDefault="00C92B4B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29E8E32F" w14:textId="77777777" w:rsidR="00C92B4B" w:rsidRDefault="00C92B4B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w14:anchorId="6417A11A">
              <v:rect id="Rectángulo 77" style="position:absolute;left:0;text-align:left;margin-left:31pt;margin-top:60pt;width:119.9pt;height:40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9" fillcolor="white [3201]" w14:anchorId="252B9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">
                <v:stroke joinstyle="round" startarrowwidth="narrow" startarrowlength="short" endarrowwidth="narrow" endarrowlength="short"/>
                <v:textbox inset="2.53958mm,1.2694mm,2.53958mm,1.2694mm">
                  <w:txbxContent>
                    <w:p w:rsidR="00C92B4B" w:rsidRDefault="00C92B4B" w14:paraId="5E2C218A" w14:textId="77777777">
                      <w:pPr>
                        <w:spacing w:line="275" w:lineRule="auto"/>
                        <w:textDirection w:val="btLr"/>
                      </w:pPr>
                      <w:r>
                        <w:rPr>
                          <w:b/>
                          <w:i/>
                          <w:color w:val="000000"/>
                          <w:sz w:val="30"/>
                        </w:rPr>
                        <w:t xml:space="preserve">Dato importante: </w:t>
                      </w:r>
                    </w:p>
                    <w:p w:rsidR="00C92B4B" w:rsidRDefault="00C92B4B" w14:paraId="41C8F396" w14:textId="77777777">
                      <w:pPr>
                        <w:spacing w:line="240" w:lineRule="auto"/>
                        <w:textDirection w:val="btLr"/>
                      </w:pPr>
                    </w:p>
                    <w:p w:rsidR="00C92B4B" w:rsidRDefault="00C92B4B" w14:paraId="72A3D3EC" w14:textId="77777777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00000C8" w14:textId="77777777" w:rsidR="00D36F95" w:rsidRDefault="00D36F95">
      <w:pPr>
        <w:rPr>
          <w:sz w:val="20"/>
          <w:szCs w:val="20"/>
        </w:rPr>
      </w:pPr>
    </w:p>
    <w:p w14:paraId="000000C9" w14:textId="36BB0A0C" w:rsidR="00D36F95" w:rsidRDefault="00C92B4B">
      <w:pPr>
        <w:rPr>
          <w:sz w:val="20"/>
          <w:szCs w:val="20"/>
        </w:rPr>
      </w:pPr>
      <w:r>
        <w:rPr>
          <w:sz w:val="20"/>
          <w:szCs w:val="20"/>
        </w:rPr>
        <w:t>Según el Manual de gestión territorial de las estrategias de entornos saludables</w:t>
      </w:r>
      <w:del w:id="115" w:author="Microsoft Office User" w:date="2022-09-07T11:28:00Z">
        <w:r w:rsidDel="006D63D3">
          <w:rPr>
            <w:sz w:val="20"/>
            <w:szCs w:val="20"/>
          </w:rPr>
          <w:delText>:</w:delText>
        </w:r>
      </w:del>
      <w:r>
        <w:rPr>
          <w:sz w:val="20"/>
          <w:szCs w:val="20"/>
        </w:rPr>
        <w:t xml:space="preserve"> (MinSalud, 2009):</w:t>
      </w:r>
      <w:r>
        <w:rPr>
          <w:color w:val="000000"/>
          <w:sz w:val="20"/>
          <w:szCs w:val="20"/>
        </w:rPr>
        <w:t xml:space="preserve"> </w:t>
      </w:r>
      <w:r>
        <w:rPr>
          <w:i/>
          <w:sz w:val="20"/>
          <w:szCs w:val="20"/>
        </w:rPr>
        <w:t xml:space="preserve">“La herramienta fue desarrollada para hacer un autodiagnóstico de la situación del entorno escolar, según los Componentes y Líneas de Acción dados por los Lineamientos Nacionales para la Aplicación y el Desarrollo de las Estrategias de Entornos Saludables” </w:t>
      </w:r>
      <w:r>
        <w:rPr>
          <w:sz w:val="20"/>
          <w:szCs w:val="20"/>
        </w:rPr>
        <w:t>(p.</w:t>
      </w:r>
      <w:ins w:id="116" w:author="Microsoft Office User" w:date="2022-09-07T11:28:00Z">
        <w:r w:rsidR="006D63D3">
          <w:rPr>
            <w:sz w:val="20"/>
            <w:szCs w:val="20"/>
          </w:rPr>
          <w:t xml:space="preserve"> </w:t>
        </w:r>
      </w:ins>
      <w:r>
        <w:rPr>
          <w:sz w:val="20"/>
          <w:szCs w:val="20"/>
        </w:rPr>
        <w:t>48).</w:t>
      </w:r>
    </w:p>
    <w:p w14:paraId="000000CA" w14:textId="77777777" w:rsidR="00D36F95" w:rsidRDefault="00D36F95">
      <w:pPr>
        <w:rPr>
          <w:i/>
          <w:sz w:val="20"/>
          <w:szCs w:val="20"/>
        </w:rPr>
      </w:pPr>
    </w:p>
    <w:p w14:paraId="000000CB" w14:textId="77777777" w:rsidR="00D36F95" w:rsidRDefault="00DC6A83">
      <w:pPr>
        <w:rPr>
          <w:i/>
          <w:sz w:val="20"/>
          <w:szCs w:val="20"/>
        </w:rPr>
      </w:pPr>
      <w:sdt>
        <w:sdtPr>
          <w:tag w:val="goog_rdk_13"/>
          <w:id w:val="-859887389"/>
        </w:sdtPr>
        <w:sdtEndPr/>
        <w:sdtContent>
          <w:commentRangeStart w:id="117"/>
        </w:sdtContent>
      </w:sdt>
      <w:r w:rsidR="00C92B4B">
        <w:rPr>
          <w:i/>
          <w:noProof/>
          <w:sz w:val="20"/>
          <w:szCs w:val="20"/>
        </w:rPr>
        <w:drawing>
          <wp:inline distT="114300" distB="114300" distL="114300" distR="114300" wp14:anchorId="2EDFAA8F" wp14:editId="559EFBA0">
            <wp:extent cx="2942273" cy="2566263"/>
            <wp:effectExtent l="0" t="0" r="0" b="0"/>
            <wp:docPr id="8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2273" cy="2566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117"/>
      <w:r w:rsidR="00C92B4B">
        <w:commentReference w:id="117"/>
      </w:r>
    </w:p>
    <w:p w14:paraId="000000CC" w14:textId="77777777" w:rsidR="00D36F95" w:rsidRDefault="00D36F95">
      <w:pPr>
        <w:rPr>
          <w:i/>
          <w:sz w:val="20"/>
          <w:szCs w:val="20"/>
        </w:rPr>
      </w:pPr>
    </w:p>
    <w:p w14:paraId="000000CD" w14:textId="6DE22251" w:rsidR="00D36F95" w:rsidRDefault="00C92B4B">
      <w:pPr>
        <w:jc w:val="both"/>
        <w:rPr>
          <w:sz w:val="20"/>
          <w:szCs w:val="20"/>
        </w:rPr>
      </w:pPr>
      <w:r>
        <w:rPr>
          <w:sz w:val="20"/>
          <w:szCs w:val="20"/>
        </w:rPr>
        <w:t>La encuesta o evaluación del entorno escolar a implementar consta de dos grandes módulos</w:t>
      </w:r>
      <w:ins w:id="118" w:author="Microsoft Office User" w:date="2022-09-07T11:28:00Z">
        <w:r w:rsidR="006D63D3">
          <w:rPr>
            <w:sz w:val="20"/>
            <w:szCs w:val="20"/>
          </w:rPr>
          <w:t>, con</w:t>
        </w:r>
      </w:ins>
      <w:r>
        <w:rPr>
          <w:sz w:val="20"/>
          <w:szCs w:val="20"/>
        </w:rPr>
        <w:t xml:space="preserve"> sus respectivos componentes y líneas de acción, como se aprecia en la figura.  Se debe tener en cuenta</w:t>
      </w:r>
      <w:del w:id="119" w:author="Microsoft Office User" w:date="2022-09-07T11:28:00Z">
        <w:r w:rsidDel="006D63D3">
          <w:rPr>
            <w:sz w:val="20"/>
            <w:szCs w:val="20"/>
          </w:rPr>
          <w:delText>,</w:delText>
        </w:r>
      </w:del>
      <w:r>
        <w:rPr>
          <w:sz w:val="20"/>
          <w:szCs w:val="20"/>
        </w:rPr>
        <w:t xml:space="preserve"> que este instrumento debe garantizar la obtención de información para proyectar acciones de mejora que puedan ser implementadas en corto, mediano y largo plazo. </w:t>
      </w:r>
    </w:p>
    <w:p w14:paraId="000000CE" w14:textId="77777777" w:rsidR="00D36F95" w:rsidRDefault="00D36F95">
      <w:pPr>
        <w:rPr>
          <w:i/>
          <w:sz w:val="20"/>
          <w:szCs w:val="20"/>
        </w:rPr>
      </w:pPr>
    </w:p>
    <w:p w14:paraId="000000CF" w14:textId="77777777" w:rsidR="00D36F95" w:rsidRDefault="00C92B4B">
      <w:pPr>
        <w:rPr>
          <w:b/>
          <w:sz w:val="20"/>
          <w:szCs w:val="20"/>
        </w:rPr>
      </w:pPr>
      <w:r>
        <w:rPr>
          <w:b/>
          <w:sz w:val="20"/>
          <w:szCs w:val="20"/>
        </w:rPr>
        <w:t>Figura 2</w:t>
      </w:r>
      <w:del w:id="120" w:author="Microsoft Office User" w:date="2022-09-07T11:28:00Z">
        <w:r w:rsidDel="006D63D3">
          <w:rPr>
            <w:b/>
            <w:sz w:val="20"/>
            <w:szCs w:val="20"/>
          </w:rPr>
          <w:delText>.</w:delText>
        </w:r>
      </w:del>
    </w:p>
    <w:p w14:paraId="000000D0" w14:textId="77777777" w:rsidR="00D36F95" w:rsidRDefault="00C92B4B">
      <w:pPr>
        <w:rPr>
          <w:i/>
          <w:sz w:val="20"/>
          <w:szCs w:val="20"/>
        </w:rPr>
      </w:pPr>
      <w:r>
        <w:rPr>
          <w:i/>
          <w:sz w:val="20"/>
          <w:szCs w:val="20"/>
        </w:rPr>
        <w:t>Módulos de la encuesta</w:t>
      </w:r>
    </w:p>
    <w:p w14:paraId="000000D1" w14:textId="77777777" w:rsidR="00D36F95" w:rsidRDefault="00DC6A83">
      <w:pPr>
        <w:rPr>
          <w:i/>
          <w:sz w:val="20"/>
          <w:szCs w:val="20"/>
        </w:rPr>
      </w:pPr>
      <w:sdt>
        <w:sdtPr>
          <w:tag w:val="goog_rdk_14"/>
          <w:id w:val="-1603175327"/>
        </w:sdtPr>
        <w:sdtEndPr/>
        <w:sdtContent>
          <w:commentRangeStart w:id="121"/>
        </w:sdtContent>
      </w:sdt>
      <w:r w:rsidR="00C92B4B">
        <w:rPr>
          <w:i/>
          <w:noProof/>
          <w:sz w:val="20"/>
          <w:szCs w:val="20"/>
        </w:rPr>
        <w:drawing>
          <wp:inline distT="114300" distB="114300" distL="114300" distR="114300" wp14:anchorId="4F28147F" wp14:editId="4FA73124">
            <wp:extent cx="3799523" cy="2508256"/>
            <wp:effectExtent l="0" t="0" r="0" b="0"/>
            <wp:docPr id="8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9523" cy="25082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121"/>
      <w:r w:rsidR="00C92B4B">
        <w:commentReference w:id="121"/>
      </w:r>
    </w:p>
    <w:p w14:paraId="000000D2" w14:textId="77777777" w:rsidR="00D36F95" w:rsidRDefault="00D36F95">
      <w:pPr>
        <w:rPr>
          <w:i/>
          <w:sz w:val="20"/>
          <w:szCs w:val="20"/>
        </w:rPr>
      </w:pPr>
    </w:p>
    <w:p w14:paraId="000000D3" w14:textId="174B5DA3" w:rsidR="00D36F95" w:rsidRDefault="00C92B4B">
      <w:pPr>
        <w:rPr>
          <w:sz w:val="20"/>
          <w:szCs w:val="20"/>
        </w:rPr>
      </w:pPr>
      <w:r>
        <w:rPr>
          <w:sz w:val="20"/>
          <w:szCs w:val="20"/>
        </w:rPr>
        <w:t>Nota. MinSalud (2009)</w:t>
      </w:r>
      <w:ins w:id="122" w:author="Microsoft Office User" w:date="2022-09-07T11:29:00Z">
        <w:r w:rsidR="006D63D3">
          <w:rPr>
            <w:sz w:val="20"/>
            <w:szCs w:val="20"/>
          </w:rPr>
          <w:t>.</w:t>
        </w:r>
      </w:ins>
      <w:del w:id="123" w:author="Microsoft Office User" w:date="2022-09-07T11:29:00Z">
        <w:r w:rsidDel="006D63D3">
          <w:rPr>
            <w:sz w:val="20"/>
            <w:szCs w:val="20"/>
          </w:rPr>
          <w:delText xml:space="preserve"> </w:delText>
        </w:r>
      </w:del>
    </w:p>
    <w:p w14:paraId="000000D4" w14:textId="77777777" w:rsidR="00D36F95" w:rsidRDefault="00D36F95">
      <w:pPr>
        <w:ind w:left="1440"/>
        <w:rPr>
          <w:i/>
          <w:sz w:val="20"/>
          <w:szCs w:val="20"/>
        </w:rPr>
      </w:pPr>
    </w:p>
    <w:p w14:paraId="000000D5" w14:textId="77777777" w:rsidR="00D36F95" w:rsidRDefault="00D36F95">
      <w:pPr>
        <w:ind w:left="1440"/>
        <w:rPr>
          <w:i/>
          <w:sz w:val="20"/>
          <w:szCs w:val="20"/>
        </w:rPr>
      </w:pPr>
    </w:p>
    <w:p w14:paraId="000000D6" w14:textId="77777777" w:rsidR="00D36F95" w:rsidRDefault="00C92B4B">
      <w:pPr>
        <w:spacing w:after="120"/>
        <w:rPr>
          <w:color w:val="231F20"/>
          <w:sz w:val="20"/>
          <w:szCs w:val="20"/>
        </w:rPr>
      </w:pPr>
      <w:r>
        <w:rPr>
          <w:color w:val="231F20"/>
          <w:sz w:val="20"/>
          <w:szCs w:val="20"/>
        </w:rPr>
        <w:t xml:space="preserve">A continuación, se mencionan el uso de la aplicación de la herramienta y el personal recomendado para el diligenciamiento: </w:t>
      </w:r>
    </w:p>
    <w:p w14:paraId="000000D7" w14:textId="77777777" w:rsidR="00D36F95" w:rsidRDefault="00D36F95">
      <w:pPr>
        <w:spacing w:after="120"/>
        <w:rPr>
          <w:color w:val="231F20"/>
          <w:sz w:val="20"/>
          <w:szCs w:val="20"/>
        </w:rPr>
      </w:pPr>
    </w:p>
    <w:p w14:paraId="000000D8" w14:textId="77777777" w:rsidR="00D36F95" w:rsidRDefault="00D36F95">
      <w:pPr>
        <w:spacing w:after="120"/>
        <w:rPr>
          <w:color w:val="231F20"/>
          <w:sz w:val="20"/>
          <w:szCs w:val="20"/>
        </w:rPr>
      </w:pPr>
    </w:p>
    <w:tbl>
      <w:tblPr>
        <w:tblStyle w:val="afffffe"/>
        <w:tblW w:w="9258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58"/>
      </w:tblGrid>
      <w:tr w:rsidR="00D36F95" w14:paraId="3EC0C155" w14:textId="77777777">
        <w:trPr>
          <w:jc w:val="center"/>
        </w:trPr>
        <w:tc>
          <w:tcPr>
            <w:tcW w:w="9258" w:type="dxa"/>
            <w:shd w:val="clear" w:color="auto" w:fill="E36C09"/>
          </w:tcPr>
          <w:p w14:paraId="000000D9" w14:textId="77777777" w:rsidR="00D36F95" w:rsidRDefault="00D36F95">
            <w:pPr>
              <w:spacing w:after="120"/>
              <w:ind w:left="283"/>
              <w:jc w:val="center"/>
              <w:rPr>
                <w:rFonts w:ascii="Arial" w:eastAsia="Arial" w:hAnsi="Arial" w:cs="Arial"/>
                <w:color w:val="FFFFFF"/>
                <w:sz w:val="20"/>
                <w:szCs w:val="20"/>
              </w:rPr>
            </w:pPr>
          </w:p>
          <w:p w14:paraId="000000DA" w14:textId="77777777" w:rsidR="00D36F95" w:rsidRDefault="00C92B4B">
            <w:pPr>
              <w:spacing w:after="120"/>
              <w:ind w:left="283"/>
              <w:jc w:val="center"/>
              <w:rPr>
                <w:rFonts w:ascii="Arial" w:eastAsia="Arial" w:hAnsi="Arial" w:cs="Arial"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0"/>
                <w:szCs w:val="20"/>
              </w:rPr>
              <w:t>Pestañas horizontales sencillas</w:t>
            </w:r>
          </w:p>
          <w:p w14:paraId="000000DB" w14:textId="77777777" w:rsidR="00D36F95" w:rsidRDefault="00DC6A83">
            <w:pPr>
              <w:spacing w:after="120"/>
              <w:jc w:val="center"/>
              <w:rPr>
                <w:rFonts w:ascii="Arial" w:eastAsia="Arial" w:hAnsi="Arial" w:cs="Arial"/>
                <w:color w:val="FFFFFF"/>
                <w:sz w:val="20"/>
                <w:szCs w:val="20"/>
              </w:rPr>
            </w:pPr>
            <w:sdt>
              <w:sdtPr>
                <w:tag w:val="goog_rdk_15"/>
                <w:id w:val="1494836505"/>
              </w:sdtPr>
              <w:sdtEndPr/>
              <w:sdtContent>
                <w:commentRangeStart w:id="124"/>
              </w:sdtContent>
            </w:sdt>
            <w:r w:rsidR="00C92B4B">
              <w:rPr>
                <w:rFonts w:ascii="Arial" w:eastAsia="Arial" w:hAnsi="Arial" w:cs="Arial"/>
                <w:color w:val="FFFFFF"/>
                <w:sz w:val="20"/>
                <w:szCs w:val="20"/>
              </w:rPr>
              <w:t>CF3_2_3_uso y personal</w:t>
            </w:r>
            <w:commentRangeEnd w:id="124"/>
            <w:r w:rsidR="00C92B4B">
              <w:commentReference w:id="124"/>
            </w:r>
          </w:p>
          <w:p w14:paraId="000000DC" w14:textId="77777777" w:rsidR="00D36F95" w:rsidRDefault="00D36F95">
            <w:pPr>
              <w:spacing w:after="120"/>
              <w:jc w:val="center"/>
              <w:rPr>
                <w:rFonts w:ascii="Arial" w:eastAsia="Arial" w:hAnsi="Arial" w:cs="Arial"/>
                <w:color w:val="231F20"/>
                <w:sz w:val="20"/>
                <w:szCs w:val="20"/>
              </w:rPr>
            </w:pPr>
          </w:p>
        </w:tc>
      </w:tr>
    </w:tbl>
    <w:p w14:paraId="000000DD" w14:textId="77777777" w:rsidR="00D36F95" w:rsidRDefault="00D36F95">
      <w:pPr>
        <w:widowControl w:val="0"/>
        <w:spacing w:line="240" w:lineRule="auto"/>
        <w:rPr>
          <w:sz w:val="20"/>
          <w:szCs w:val="20"/>
        </w:rPr>
      </w:pPr>
    </w:p>
    <w:p w14:paraId="000000DE" w14:textId="2F104DB6" w:rsidR="00D36F95" w:rsidRDefault="00C92B4B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Es imprescindible </w:t>
      </w:r>
      <w:del w:id="125" w:author="Microsoft Office User" w:date="2022-09-07T11:33:00Z">
        <w:r w:rsidDel="007170DD">
          <w:rPr>
            <w:sz w:val="20"/>
            <w:szCs w:val="20"/>
          </w:rPr>
          <w:delText xml:space="preserve">no solo </w:delText>
        </w:r>
      </w:del>
      <w:r>
        <w:rPr>
          <w:sz w:val="20"/>
          <w:szCs w:val="20"/>
        </w:rPr>
        <w:t xml:space="preserve">que el proceso sea liderado y supervisado por el </w:t>
      </w:r>
      <w:del w:id="126" w:author="Microsoft Office User" w:date="2022-09-07T11:33:00Z">
        <w:r w:rsidDel="007170DD">
          <w:rPr>
            <w:sz w:val="20"/>
            <w:szCs w:val="20"/>
          </w:rPr>
          <w:delText>Rector</w:delText>
        </w:r>
      </w:del>
      <w:ins w:id="127" w:author="Microsoft Office User" w:date="2022-09-07T11:33:00Z">
        <w:r w:rsidR="007170DD">
          <w:rPr>
            <w:sz w:val="20"/>
            <w:szCs w:val="20"/>
          </w:rPr>
          <w:t>rector</w:t>
        </w:r>
      </w:ins>
      <w:r>
        <w:rPr>
          <w:sz w:val="20"/>
          <w:szCs w:val="20"/>
        </w:rPr>
        <w:t>, debido a que es la persona con el rol más acorde para ejecutar no solo la operación de la autoevaluación, sino su conocimiento y experiencia garantizará</w:t>
      </w:r>
      <w:ins w:id="128" w:author="Microsoft Office User" w:date="2022-09-07T11:33:00Z">
        <w:r w:rsidR="007170DD">
          <w:rPr>
            <w:sz w:val="20"/>
            <w:szCs w:val="20"/>
          </w:rPr>
          <w:t>n</w:t>
        </w:r>
      </w:ins>
      <w:r>
        <w:rPr>
          <w:sz w:val="20"/>
          <w:szCs w:val="20"/>
        </w:rPr>
        <w:t xml:space="preserve"> que los datos sean los más </w:t>
      </w:r>
      <w:r w:rsidR="009F1CBF">
        <w:rPr>
          <w:sz w:val="20"/>
          <w:szCs w:val="20"/>
        </w:rPr>
        <w:t>cercanos a</w:t>
      </w:r>
      <w:r>
        <w:rPr>
          <w:sz w:val="20"/>
          <w:szCs w:val="20"/>
        </w:rPr>
        <w:t xml:space="preserve"> la realidad del entorno escolar, permitiendo transparencia y cumplimiento. </w:t>
      </w:r>
    </w:p>
    <w:p w14:paraId="000000DF" w14:textId="77777777" w:rsidR="00D36F95" w:rsidRDefault="00D36F95">
      <w:pPr>
        <w:rPr>
          <w:sz w:val="20"/>
          <w:szCs w:val="20"/>
        </w:rPr>
      </w:pPr>
    </w:p>
    <w:p w14:paraId="000000E0" w14:textId="2EC5720B" w:rsidR="00D36F95" w:rsidRDefault="00C92B4B">
      <w:pPr>
        <w:jc w:val="both"/>
        <w:rPr>
          <w:sz w:val="20"/>
          <w:szCs w:val="20"/>
        </w:rPr>
      </w:pPr>
      <w:r>
        <w:rPr>
          <w:sz w:val="20"/>
          <w:szCs w:val="20"/>
        </w:rPr>
        <w:t>El siguiente documento de consulta</w:t>
      </w:r>
      <w:ins w:id="129" w:author="Microsoft Office User" w:date="2022-09-07T11:33:00Z">
        <w:r w:rsidR="007170DD">
          <w:rPr>
            <w:sz w:val="20"/>
            <w:szCs w:val="20"/>
          </w:rPr>
          <w:t xml:space="preserve"> </w:t>
        </w:r>
      </w:ins>
      <w:del w:id="130" w:author="Microsoft Office User" w:date="2022-09-07T11:33:00Z">
        <w:r w:rsidDel="007170DD">
          <w:rPr>
            <w:sz w:val="20"/>
            <w:szCs w:val="20"/>
          </w:rPr>
          <w:delText xml:space="preserve">, </w:delText>
        </w:r>
      </w:del>
      <w:r>
        <w:rPr>
          <w:sz w:val="20"/>
          <w:szCs w:val="20"/>
        </w:rPr>
        <w:t>orienta sobre la operación, aplicación y seguimiento en el entorno educativo, el cual presenta</w:t>
      </w:r>
      <w:ins w:id="131" w:author="Microsoft Office User" w:date="2022-09-07T11:33:00Z">
        <w:r w:rsidR="007170DD">
          <w:rPr>
            <w:sz w:val="20"/>
            <w:szCs w:val="20"/>
          </w:rPr>
          <w:t>,</w:t>
        </w:r>
      </w:ins>
      <w:r>
        <w:rPr>
          <w:sz w:val="20"/>
          <w:szCs w:val="20"/>
        </w:rPr>
        <w:t xml:space="preserve"> de manera detallada, aspectos a tener en cuenta en las diferentes etapas:</w:t>
      </w:r>
    </w:p>
    <w:p w14:paraId="000000E1" w14:textId="77777777" w:rsidR="00D36F95" w:rsidRDefault="00D36F95">
      <w:pPr>
        <w:spacing w:after="120"/>
        <w:rPr>
          <w:sz w:val="20"/>
          <w:szCs w:val="20"/>
        </w:rPr>
      </w:pPr>
    </w:p>
    <w:tbl>
      <w:tblPr>
        <w:tblStyle w:val="affffff"/>
        <w:tblW w:w="9962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9962"/>
      </w:tblGrid>
      <w:tr w:rsidR="00D36F95" w14:paraId="5CC3720C" w14:textId="77777777">
        <w:trPr>
          <w:trHeight w:val="1050"/>
        </w:trPr>
        <w:tc>
          <w:tcPr>
            <w:tcW w:w="9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00000E2" w14:textId="77777777" w:rsidR="00D36F95" w:rsidRDefault="00D36F95">
            <w:pPr>
              <w:spacing w:after="120"/>
              <w:jc w:val="center"/>
              <w:rPr>
                <w:rFonts w:ascii="Arial" w:eastAsia="Arial" w:hAnsi="Arial" w:cs="Arial"/>
                <w:sz w:val="20"/>
                <w:szCs w:val="20"/>
                <w:highlight w:val="yellow"/>
              </w:rPr>
            </w:pPr>
          </w:p>
          <w:p w14:paraId="000000E3" w14:textId="77777777" w:rsidR="00D36F95" w:rsidRDefault="00C92B4B">
            <w:pPr>
              <w:spacing w:after="120"/>
              <w:jc w:val="center"/>
              <w:rPr>
                <w:rFonts w:ascii="Arial" w:eastAsia="Arial" w:hAnsi="Arial" w:cs="Arial"/>
                <w:color w:val="3366CC"/>
                <w:sz w:val="33"/>
                <w:szCs w:val="33"/>
                <w:highlight w:val="white"/>
              </w:rPr>
            </w:pPr>
            <w:r>
              <w:rPr>
                <w:rFonts w:ascii="Arial" w:eastAsia="Arial" w:hAnsi="Arial" w:cs="Arial"/>
                <w:color w:val="223453"/>
                <w:sz w:val="23"/>
                <w:szCs w:val="23"/>
                <w:highlight w:val="white"/>
              </w:rPr>
              <w:t xml:space="preserve"> </w:t>
            </w:r>
            <w:sdt>
              <w:sdtPr>
                <w:tag w:val="goog_rdk_16"/>
                <w:id w:val="126592389"/>
              </w:sdtPr>
              <w:sdtEndPr/>
              <w:sdtContent>
                <w:commentRangeStart w:id="132"/>
              </w:sdtContent>
            </w:sdt>
            <w:r>
              <w:rPr>
                <w:rFonts w:ascii="Arial" w:eastAsia="Arial" w:hAnsi="Arial" w:cs="Arial"/>
                <w:color w:val="3366CC"/>
                <w:sz w:val="33"/>
                <w:szCs w:val="33"/>
                <w:highlight w:val="white"/>
              </w:rPr>
              <w:t>Estrategia del entorno educativo saludable</w:t>
            </w:r>
            <w:commentRangeEnd w:id="132"/>
            <w:r>
              <w:commentReference w:id="132"/>
            </w:r>
          </w:p>
          <w:p w14:paraId="000000E4" w14:textId="77777777" w:rsidR="00D36F95" w:rsidRDefault="00D36F95">
            <w:pPr>
              <w:spacing w:after="120"/>
              <w:jc w:val="center"/>
              <w:rPr>
                <w:rFonts w:ascii="Arial" w:eastAsia="Arial" w:hAnsi="Arial" w:cs="Arial"/>
                <w:color w:val="223453"/>
                <w:sz w:val="23"/>
                <w:szCs w:val="23"/>
                <w:highlight w:val="white"/>
              </w:rPr>
            </w:pPr>
          </w:p>
        </w:tc>
      </w:tr>
    </w:tbl>
    <w:p w14:paraId="000000E5" w14:textId="77777777" w:rsidR="00D36F95" w:rsidRDefault="00D36F95">
      <w:pPr>
        <w:rPr>
          <w:sz w:val="20"/>
          <w:szCs w:val="20"/>
        </w:rPr>
      </w:pPr>
    </w:p>
    <w:p w14:paraId="000000E6" w14:textId="77777777" w:rsidR="00D36F95" w:rsidRDefault="00D36F95">
      <w:pPr>
        <w:rPr>
          <w:b/>
          <w:color w:val="FF9900"/>
          <w:sz w:val="20"/>
          <w:szCs w:val="20"/>
          <w:shd w:val="clear" w:color="auto" w:fill="FF9900"/>
        </w:rPr>
      </w:pPr>
    </w:p>
    <w:p w14:paraId="000000E7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rPr>
          <w:b/>
          <w:color w:val="FF9900"/>
          <w:sz w:val="20"/>
          <w:szCs w:val="20"/>
          <w:highlight w:val="white"/>
        </w:rPr>
      </w:pPr>
    </w:p>
    <w:p w14:paraId="000000E8" w14:textId="77777777" w:rsidR="00D36F95" w:rsidRDefault="00C92B4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  <w:highlight w:val="white"/>
        </w:rPr>
      </w:pPr>
      <w:r>
        <w:rPr>
          <w:b/>
          <w:color w:val="000000"/>
          <w:sz w:val="20"/>
          <w:szCs w:val="20"/>
          <w:highlight w:val="white"/>
        </w:rPr>
        <w:t>Articulación entre entornos</w:t>
      </w:r>
    </w:p>
    <w:p w14:paraId="000000E9" w14:textId="77777777" w:rsidR="00D36F95" w:rsidRDefault="00D36F95">
      <w:pPr>
        <w:spacing w:after="120"/>
        <w:rPr>
          <w:b/>
          <w:sz w:val="20"/>
          <w:szCs w:val="20"/>
        </w:rPr>
      </w:pPr>
    </w:p>
    <w:p w14:paraId="000000EA" w14:textId="77777777" w:rsidR="00D36F95" w:rsidRDefault="00C92B4B">
      <w:pPr>
        <w:spacing w:after="120"/>
        <w:rPr>
          <w:sz w:val="20"/>
          <w:szCs w:val="20"/>
        </w:rPr>
      </w:pPr>
      <w:r>
        <w:rPr>
          <w:sz w:val="20"/>
          <w:szCs w:val="20"/>
        </w:rPr>
        <w:t>En el siguiente video, se contextualiza sobre la importancia de la articulación o interrelación que debe existir entre los entornos para permitir su operabilidad:</w:t>
      </w:r>
    </w:p>
    <w:p w14:paraId="000000EB" w14:textId="77777777" w:rsidR="00D36F95" w:rsidRDefault="00D36F95">
      <w:pPr>
        <w:spacing w:after="120"/>
        <w:rPr>
          <w:sz w:val="20"/>
          <w:szCs w:val="20"/>
        </w:rPr>
      </w:pPr>
    </w:p>
    <w:tbl>
      <w:tblPr>
        <w:tblStyle w:val="affffff0"/>
        <w:tblW w:w="9258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58"/>
      </w:tblGrid>
      <w:tr w:rsidR="00D36F95" w14:paraId="11C7890B" w14:textId="77777777">
        <w:trPr>
          <w:jc w:val="center"/>
        </w:trPr>
        <w:tc>
          <w:tcPr>
            <w:tcW w:w="9258" w:type="dxa"/>
            <w:shd w:val="clear" w:color="auto" w:fill="E36C09"/>
          </w:tcPr>
          <w:p w14:paraId="000000EC" w14:textId="77777777" w:rsidR="00D36F95" w:rsidRDefault="00D36F95">
            <w:pPr>
              <w:spacing w:after="120"/>
              <w:ind w:left="283"/>
              <w:jc w:val="center"/>
              <w:rPr>
                <w:rFonts w:ascii="Arial" w:eastAsia="Arial" w:hAnsi="Arial" w:cs="Arial"/>
                <w:color w:val="FFFFFF"/>
                <w:sz w:val="20"/>
                <w:szCs w:val="20"/>
              </w:rPr>
            </w:pPr>
          </w:p>
          <w:p w14:paraId="000000ED" w14:textId="77777777" w:rsidR="00D36F95" w:rsidRDefault="00C92B4B">
            <w:pPr>
              <w:spacing w:after="120"/>
              <w:ind w:left="283"/>
              <w:jc w:val="center"/>
              <w:rPr>
                <w:rFonts w:ascii="Arial" w:eastAsia="Arial" w:hAnsi="Arial" w:cs="Arial"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0"/>
                <w:szCs w:val="20"/>
              </w:rPr>
              <w:t>Motion graphics</w:t>
            </w:r>
          </w:p>
          <w:p w14:paraId="000000EE" w14:textId="77777777" w:rsidR="00D36F95" w:rsidRDefault="00DC6A83">
            <w:pPr>
              <w:spacing w:after="120"/>
              <w:jc w:val="center"/>
              <w:rPr>
                <w:rFonts w:ascii="Arial" w:eastAsia="Arial" w:hAnsi="Arial" w:cs="Arial"/>
                <w:color w:val="FFFFFF"/>
                <w:sz w:val="20"/>
                <w:szCs w:val="20"/>
              </w:rPr>
            </w:pPr>
            <w:sdt>
              <w:sdtPr>
                <w:tag w:val="goog_rdk_17"/>
                <w:id w:val="-1577741302"/>
              </w:sdtPr>
              <w:sdtEndPr/>
              <w:sdtContent>
                <w:commentRangeStart w:id="133"/>
              </w:sdtContent>
            </w:sdt>
            <w:r w:rsidR="00C92B4B">
              <w:rPr>
                <w:rFonts w:ascii="Arial" w:eastAsia="Arial" w:hAnsi="Arial" w:cs="Arial"/>
                <w:color w:val="FFFFFF"/>
                <w:sz w:val="20"/>
                <w:szCs w:val="20"/>
              </w:rPr>
              <w:t>CF3_3_articulacion</w:t>
            </w:r>
            <w:commentRangeEnd w:id="133"/>
            <w:r w:rsidR="00C92B4B">
              <w:commentReference w:id="133"/>
            </w:r>
          </w:p>
          <w:p w14:paraId="000000EF" w14:textId="77777777" w:rsidR="00D36F95" w:rsidRDefault="00D36F95">
            <w:pPr>
              <w:spacing w:after="120"/>
              <w:jc w:val="center"/>
              <w:rPr>
                <w:rFonts w:ascii="Arial" w:eastAsia="Arial" w:hAnsi="Arial" w:cs="Arial"/>
                <w:color w:val="231F20"/>
                <w:sz w:val="20"/>
                <w:szCs w:val="20"/>
              </w:rPr>
            </w:pPr>
          </w:p>
        </w:tc>
      </w:tr>
    </w:tbl>
    <w:p w14:paraId="000000F0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rPr>
          <w:color w:val="111111"/>
          <w:sz w:val="20"/>
          <w:szCs w:val="20"/>
          <w:highlight w:val="white"/>
        </w:rPr>
      </w:pPr>
    </w:p>
    <w:p w14:paraId="000000F1" w14:textId="15397086" w:rsidR="00D36F95" w:rsidRDefault="00C92B4B">
      <w:pPr>
        <w:pBdr>
          <w:top w:val="nil"/>
          <w:left w:val="nil"/>
          <w:bottom w:val="nil"/>
          <w:right w:val="nil"/>
          <w:between w:val="nil"/>
        </w:pBdr>
        <w:rPr>
          <w:color w:val="111111"/>
          <w:sz w:val="20"/>
          <w:szCs w:val="20"/>
          <w:highlight w:val="white"/>
        </w:rPr>
      </w:pPr>
      <w:r>
        <w:rPr>
          <w:color w:val="111111"/>
          <w:sz w:val="20"/>
          <w:szCs w:val="20"/>
          <w:highlight w:val="white"/>
        </w:rPr>
        <w:t xml:space="preserve">La comunidad debe desmitificar la concepción </w:t>
      </w:r>
      <w:ins w:id="134" w:author="Microsoft Office User" w:date="2022-09-07T12:01:00Z">
        <w:r w:rsidR="008D6EF0">
          <w:rPr>
            <w:color w:val="111111"/>
            <w:sz w:val="20"/>
            <w:szCs w:val="20"/>
            <w:highlight w:val="white"/>
          </w:rPr>
          <w:t xml:space="preserve">de </w:t>
        </w:r>
      </w:ins>
      <w:r w:rsidR="009F1CBF">
        <w:rPr>
          <w:color w:val="111111"/>
          <w:sz w:val="20"/>
          <w:szCs w:val="20"/>
          <w:highlight w:val="white"/>
        </w:rPr>
        <w:t>que,</w:t>
      </w:r>
      <w:r>
        <w:rPr>
          <w:color w:val="111111"/>
          <w:sz w:val="20"/>
          <w:szCs w:val="20"/>
          <w:highlight w:val="white"/>
        </w:rPr>
        <w:t xml:space="preserve"> al hablar de salud, se hace referencia a medicinas, clínicas, médicos, cirugías, hospitales. </w:t>
      </w:r>
    </w:p>
    <w:p w14:paraId="000000F2" w14:textId="2D8AEACF" w:rsidR="00D36F95" w:rsidRDefault="00C92B4B">
      <w:pPr>
        <w:pBdr>
          <w:top w:val="nil"/>
          <w:left w:val="nil"/>
          <w:bottom w:val="nil"/>
          <w:right w:val="nil"/>
          <w:between w:val="nil"/>
        </w:pBdr>
        <w:rPr>
          <w:color w:val="111111"/>
          <w:sz w:val="20"/>
          <w:szCs w:val="20"/>
          <w:highlight w:val="white"/>
        </w:rPr>
      </w:pPr>
      <w:r>
        <w:rPr>
          <w:color w:val="111111"/>
          <w:sz w:val="20"/>
          <w:szCs w:val="20"/>
          <w:highlight w:val="white"/>
        </w:rPr>
        <w:t>Para lograr este objetivo</w:t>
      </w:r>
      <w:ins w:id="135" w:author="Microsoft Office User" w:date="2022-09-07T12:02:00Z">
        <w:r w:rsidR="008D6EF0">
          <w:rPr>
            <w:color w:val="111111"/>
            <w:sz w:val="20"/>
            <w:szCs w:val="20"/>
            <w:highlight w:val="white"/>
          </w:rPr>
          <w:t>,</w:t>
        </w:r>
      </w:ins>
      <w:r>
        <w:rPr>
          <w:color w:val="111111"/>
          <w:sz w:val="20"/>
          <w:szCs w:val="20"/>
          <w:highlight w:val="white"/>
        </w:rPr>
        <w:t xml:space="preserve"> se creó el Comité Técnico Nacional de Entornos Saludables</w:t>
      </w:r>
      <w:ins w:id="136" w:author="Microsoft Office User" w:date="2022-09-07T12:02:00Z">
        <w:r w:rsidR="008D6EF0">
          <w:rPr>
            <w:color w:val="111111"/>
            <w:sz w:val="20"/>
            <w:szCs w:val="20"/>
            <w:highlight w:val="white"/>
          </w:rPr>
          <w:t>,</w:t>
        </w:r>
      </w:ins>
      <w:r>
        <w:rPr>
          <w:color w:val="111111"/>
          <w:sz w:val="20"/>
          <w:szCs w:val="20"/>
          <w:highlight w:val="white"/>
        </w:rPr>
        <w:t xml:space="preserve"> el cual está compuesto por representantes de la</w:t>
      </w:r>
      <w:ins w:id="137" w:author="Microsoft Office User" w:date="2022-09-07T12:02:00Z">
        <w:r w:rsidR="008D6EF0">
          <w:rPr>
            <w:color w:val="111111"/>
            <w:sz w:val="20"/>
            <w:szCs w:val="20"/>
            <w:highlight w:val="white"/>
          </w:rPr>
          <w:t>s</w:t>
        </w:r>
      </w:ins>
      <w:r>
        <w:rPr>
          <w:color w:val="111111"/>
          <w:sz w:val="20"/>
          <w:szCs w:val="20"/>
          <w:highlight w:val="white"/>
        </w:rPr>
        <w:t xml:space="preserve"> </w:t>
      </w:r>
      <w:r w:rsidR="009F1CBF">
        <w:rPr>
          <w:color w:val="111111"/>
          <w:sz w:val="20"/>
          <w:szCs w:val="20"/>
          <w:highlight w:val="white"/>
        </w:rPr>
        <w:t>siguiente</w:t>
      </w:r>
      <w:ins w:id="138" w:author="Microsoft Office User" w:date="2022-09-07T12:02:00Z">
        <w:r w:rsidR="008D6EF0">
          <w:rPr>
            <w:color w:val="111111"/>
            <w:sz w:val="20"/>
            <w:szCs w:val="20"/>
            <w:highlight w:val="white"/>
          </w:rPr>
          <w:t>s</w:t>
        </w:r>
      </w:ins>
      <w:r w:rsidR="009F1CBF">
        <w:rPr>
          <w:color w:val="111111"/>
          <w:sz w:val="20"/>
          <w:szCs w:val="20"/>
          <w:highlight w:val="white"/>
        </w:rPr>
        <w:t xml:space="preserve"> entidad</w:t>
      </w:r>
      <w:ins w:id="139" w:author="Microsoft Office User" w:date="2022-09-07T12:02:00Z">
        <w:r w:rsidR="008D6EF0">
          <w:rPr>
            <w:color w:val="111111"/>
            <w:sz w:val="20"/>
            <w:szCs w:val="20"/>
            <w:highlight w:val="white"/>
          </w:rPr>
          <w:t>es</w:t>
        </w:r>
      </w:ins>
      <w:r>
        <w:rPr>
          <w:color w:val="111111"/>
          <w:sz w:val="20"/>
          <w:szCs w:val="20"/>
          <w:highlight w:val="white"/>
        </w:rPr>
        <w:t>:</w:t>
      </w:r>
    </w:p>
    <w:p w14:paraId="000000F3" w14:textId="4EEA0B67" w:rsidR="00D36F95" w:rsidRDefault="00DC6A8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111111"/>
          <w:sz w:val="20"/>
          <w:szCs w:val="20"/>
          <w:highlight w:val="white"/>
        </w:rPr>
      </w:pPr>
      <w:sdt>
        <w:sdtPr>
          <w:tag w:val="goog_rdk_18"/>
          <w:id w:val="1572935976"/>
        </w:sdtPr>
        <w:sdtEndPr/>
        <w:sdtContent>
          <w:commentRangeStart w:id="140"/>
        </w:sdtContent>
      </w:sdt>
      <w:r w:rsidR="00C92B4B">
        <w:rPr>
          <w:color w:val="111111"/>
          <w:sz w:val="20"/>
          <w:szCs w:val="20"/>
          <w:highlight w:val="white"/>
        </w:rPr>
        <w:t xml:space="preserve">Ministerio de la </w:t>
      </w:r>
      <w:del w:id="141" w:author="Microsoft Office User" w:date="2022-09-07T12:02:00Z">
        <w:r w:rsidR="00C92B4B" w:rsidDel="008D6EF0">
          <w:rPr>
            <w:color w:val="111111"/>
            <w:sz w:val="20"/>
            <w:szCs w:val="20"/>
            <w:highlight w:val="white"/>
          </w:rPr>
          <w:delText xml:space="preserve">protección </w:delText>
        </w:r>
      </w:del>
      <w:ins w:id="142" w:author="Microsoft Office User" w:date="2022-09-07T12:02:00Z">
        <w:r w:rsidR="008D6EF0">
          <w:rPr>
            <w:color w:val="111111"/>
            <w:sz w:val="20"/>
            <w:szCs w:val="20"/>
            <w:highlight w:val="white"/>
          </w:rPr>
          <w:t xml:space="preserve">Protección </w:t>
        </w:r>
      </w:ins>
      <w:r w:rsidR="00C92B4B">
        <w:rPr>
          <w:color w:val="111111"/>
          <w:sz w:val="20"/>
          <w:szCs w:val="20"/>
          <w:highlight w:val="white"/>
        </w:rPr>
        <w:t>Social</w:t>
      </w:r>
    </w:p>
    <w:p w14:paraId="000000F4" w14:textId="77777777" w:rsidR="00D36F95" w:rsidRDefault="00C92B4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111111"/>
          <w:sz w:val="20"/>
          <w:szCs w:val="20"/>
          <w:highlight w:val="white"/>
        </w:rPr>
      </w:pPr>
      <w:r>
        <w:rPr>
          <w:color w:val="111111"/>
          <w:sz w:val="20"/>
          <w:szCs w:val="20"/>
          <w:highlight w:val="white"/>
        </w:rPr>
        <w:t xml:space="preserve">Ministerio de Educación Nacional </w:t>
      </w:r>
    </w:p>
    <w:p w14:paraId="000000F5" w14:textId="1F2B208E" w:rsidR="00D36F95" w:rsidRDefault="00C92B4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111111"/>
          <w:sz w:val="20"/>
          <w:szCs w:val="20"/>
          <w:highlight w:val="white"/>
        </w:rPr>
      </w:pPr>
      <w:r>
        <w:rPr>
          <w:color w:val="111111"/>
          <w:sz w:val="20"/>
          <w:szCs w:val="20"/>
          <w:highlight w:val="white"/>
        </w:rPr>
        <w:t>Ministerio de Ambiente</w:t>
      </w:r>
      <w:ins w:id="143" w:author="Microsoft Office User" w:date="2022-09-07T12:02:00Z">
        <w:r w:rsidR="008D6EF0">
          <w:rPr>
            <w:color w:val="111111"/>
            <w:sz w:val="20"/>
            <w:szCs w:val="20"/>
            <w:highlight w:val="white"/>
          </w:rPr>
          <w:t>,</w:t>
        </w:r>
      </w:ins>
      <w:r>
        <w:rPr>
          <w:color w:val="111111"/>
          <w:sz w:val="20"/>
          <w:szCs w:val="20"/>
          <w:highlight w:val="white"/>
        </w:rPr>
        <w:t xml:space="preserve"> Vivienda y Desarrollo Territorial </w:t>
      </w:r>
    </w:p>
    <w:p w14:paraId="000000F6" w14:textId="77777777" w:rsidR="00D36F95" w:rsidRDefault="00C92B4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111111"/>
          <w:sz w:val="20"/>
          <w:szCs w:val="20"/>
          <w:highlight w:val="white"/>
        </w:rPr>
      </w:pPr>
      <w:r>
        <w:rPr>
          <w:color w:val="111111"/>
          <w:sz w:val="20"/>
          <w:szCs w:val="20"/>
          <w:highlight w:val="white"/>
        </w:rPr>
        <w:t xml:space="preserve">Agencia Presidencial para la Acción Social y la Cooperación Internacional </w:t>
      </w:r>
    </w:p>
    <w:p w14:paraId="000000F7" w14:textId="4B206B5B" w:rsidR="00D36F95" w:rsidRDefault="00C92B4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111111"/>
          <w:sz w:val="20"/>
          <w:szCs w:val="20"/>
          <w:highlight w:val="white"/>
        </w:rPr>
      </w:pPr>
      <w:r>
        <w:rPr>
          <w:color w:val="111111"/>
          <w:sz w:val="20"/>
          <w:szCs w:val="20"/>
          <w:highlight w:val="white"/>
        </w:rPr>
        <w:t xml:space="preserve">Departamento Nacional de </w:t>
      </w:r>
      <w:del w:id="144" w:author="Microsoft Office User" w:date="2022-09-07T12:02:00Z">
        <w:r w:rsidDel="008D6EF0">
          <w:rPr>
            <w:color w:val="111111"/>
            <w:sz w:val="20"/>
            <w:szCs w:val="20"/>
            <w:highlight w:val="white"/>
          </w:rPr>
          <w:delText>planeación</w:delText>
        </w:r>
      </w:del>
      <w:ins w:id="145" w:author="Microsoft Office User" w:date="2022-09-07T12:02:00Z">
        <w:r w:rsidR="008D6EF0">
          <w:rPr>
            <w:color w:val="111111"/>
            <w:sz w:val="20"/>
            <w:szCs w:val="20"/>
            <w:highlight w:val="white"/>
          </w:rPr>
          <w:t>Planeación</w:t>
        </w:r>
      </w:ins>
    </w:p>
    <w:p w14:paraId="000000F8" w14:textId="77777777" w:rsidR="00D36F95" w:rsidRDefault="00C92B4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111111"/>
          <w:sz w:val="20"/>
          <w:szCs w:val="20"/>
          <w:highlight w:val="white"/>
        </w:rPr>
      </w:pPr>
      <w:r>
        <w:rPr>
          <w:color w:val="111111"/>
          <w:sz w:val="20"/>
          <w:szCs w:val="20"/>
          <w:highlight w:val="white"/>
        </w:rPr>
        <w:t>Ministerio de Agricultura</w:t>
      </w:r>
    </w:p>
    <w:p w14:paraId="000000F9" w14:textId="77777777" w:rsidR="00D36F95" w:rsidRDefault="00C92B4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111111"/>
          <w:sz w:val="20"/>
          <w:szCs w:val="20"/>
          <w:highlight w:val="white"/>
        </w:rPr>
      </w:pPr>
      <w:r>
        <w:rPr>
          <w:color w:val="111111"/>
          <w:sz w:val="20"/>
          <w:szCs w:val="20"/>
          <w:highlight w:val="white"/>
        </w:rPr>
        <w:t>Servicio Nacional de Aprendizaje</w:t>
      </w:r>
    </w:p>
    <w:p w14:paraId="000000FA" w14:textId="77777777" w:rsidR="00D36F95" w:rsidRDefault="00C92B4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111111"/>
          <w:sz w:val="20"/>
          <w:szCs w:val="20"/>
          <w:highlight w:val="white"/>
        </w:rPr>
      </w:pPr>
      <w:r>
        <w:rPr>
          <w:color w:val="111111"/>
          <w:sz w:val="20"/>
          <w:szCs w:val="20"/>
          <w:highlight w:val="white"/>
        </w:rPr>
        <w:t>Secretaría Departamental de Salud de Cundinamarca</w:t>
      </w:r>
    </w:p>
    <w:p w14:paraId="000000FB" w14:textId="77777777" w:rsidR="00D36F95" w:rsidRDefault="00C92B4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111111"/>
          <w:sz w:val="20"/>
          <w:szCs w:val="20"/>
          <w:highlight w:val="white"/>
        </w:rPr>
      </w:pPr>
      <w:r>
        <w:rPr>
          <w:color w:val="111111"/>
          <w:sz w:val="20"/>
          <w:szCs w:val="20"/>
          <w:highlight w:val="white"/>
        </w:rPr>
        <w:t xml:space="preserve">Secretaría Distrital de Salud de Bogotá </w:t>
      </w:r>
    </w:p>
    <w:p w14:paraId="000000FC" w14:textId="1F57E399" w:rsidR="00D36F95" w:rsidRDefault="00C92B4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111111"/>
          <w:sz w:val="20"/>
          <w:szCs w:val="20"/>
          <w:highlight w:val="white"/>
        </w:rPr>
      </w:pPr>
      <w:r>
        <w:rPr>
          <w:color w:val="111111"/>
          <w:sz w:val="20"/>
          <w:szCs w:val="20"/>
          <w:highlight w:val="white"/>
        </w:rPr>
        <w:t>Representantes de la Organización Panamericana de la salud OPS -</w:t>
      </w:r>
      <w:ins w:id="146" w:author="Microsoft Office User" w:date="2022-09-07T12:02:00Z">
        <w:r w:rsidR="008D6EF0">
          <w:rPr>
            <w:color w:val="111111"/>
            <w:sz w:val="20"/>
            <w:szCs w:val="20"/>
            <w:highlight w:val="white"/>
          </w:rPr>
          <w:t xml:space="preserve"> </w:t>
        </w:r>
      </w:ins>
      <w:r>
        <w:rPr>
          <w:color w:val="111111"/>
          <w:sz w:val="20"/>
          <w:szCs w:val="20"/>
          <w:highlight w:val="white"/>
        </w:rPr>
        <w:t>OMS</w:t>
      </w:r>
      <w:commentRangeEnd w:id="140"/>
      <w:r>
        <w:commentReference w:id="140"/>
      </w:r>
    </w:p>
    <w:p w14:paraId="000000FD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rPr>
          <w:color w:val="111111"/>
          <w:sz w:val="20"/>
          <w:szCs w:val="20"/>
          <w:shd w:val="clear" w:color="auto" w:fill="F3F3F3"/>
        </w:rPr>
      </w:pPr>
    </w:p>
    <w:p w14:paraId="000000FE" w14:textId="7010FF8A" w:rsidR="00D36F95" w:rsidRDefault="00C92B4B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  <w:highlight w:val="white"/>
        </w:rPr>
      </w:pPr>
      <w:r>
        <w:rPr>
          <w:color w:val="111111"/>
          <w:sz w:val="20"/>
          <w:szCs w:val="20"/>
          <w:highlight w:val="white"/>
        </w:rPr>
        <w:t xml:space="preserve">Para garantizar la articulación y efectividad, a partir del año 2009, las anteriores entidades vienen reuniéndose por medio de sus representantes y/o suplentes, para velar por la aplicación de </w:t>
      </w:r>
      <w:r>
        <w:rPr>
          <w:sz w:val="20"/>
          <w:szCs w:val="20"/>
          <w:highlight w:val="white"/>
        </w:rPr>
        <w:t>estrategias en entornos saludables</w:t>
      </w:r>
      <w:del w:id="147" w:author="Microsoft Office User" w:date="2022-09-07T12:03:00Z">
        <w:r w:rsidDel="008D6EF0">
          <w:rPr>
            <w:sz w:val="20"/>
            <w:szCs w:val="20"/>
            <w:highlight w:val="white"/>
          </w:rPr>
          <w:delText xml:space="preserve">, </w:delText>
        </w:r>
      </w:del>
      <w:ins w:id="148" w:author="Microsoft Office User" w:date="2022-09-07T12:03:00Z">
        <w:r w:rsidR="008D6EF0">
          <w:rPr>
            <w:sz w:val="20"/>
            <w:szCs w:val="20"/>
            <w:highlight w:val="white"/>
          </w:rPr>
          <w:t xml:space="preserve">; </w:t>
        </w:r>
      </w:ins>
      <w:r>
        <w:rPr>
          <w:sz w:val="20"/>
          <w:szCs w:val="20"/>
          <w:highlight w:val="white"/>
        </w:rPr>
        <w:t xml:space="preserve">es así </w:t>
      </w:r>
      <w:del w:id="149" w:author="Microsoft Office User" w:date="2022-09-07T12:03:00Z">
        <w:r w:rsidDel="008D6EF0">
          <w:rPr>
            <w:sz w:val="20"/>
            <w:szCs w:val="20"/>
            <w:highlight w:val="white"/>
          </w:rPr>
          <w:delText xml:space="preserve">que </w:delText>
        </w:r>
      </w:del>
      <w:ins w:id="150" w:author="Microsoft Office User" w:date="2022-09-07T12:03:00Z">
        <w:r w:rsidR="008D6EF0">
          <w:rPr>
            <w:sz w:val="20"/>
            <w:szCs w:val="20"/>
            <w:highlight w:val="white"/>
          </w:rPr>
          <w:t xml:space="preserve">como, </w:t>
        </w:r>
      </w:ins>
      <w:r>
        <w:rPr>
          <w:sz w:val="20"/>
          <w:szCs w:val="20"/>
          <w:highlight w:val="white"/>
        </w:rPr>
        <w:t>en este mismo año</w:t>
      </w:r>
      <w:ins w:id="151" w:author="Microsoft Office User" w:date="2022-09-07T12:03:00Z">
        <w:r w:rsidR="008D6EF0">
          <w:rPr>
            <w:sz w:val="20"/>
            <w:szCs w:val="20"/>
            <w:highlight w:val="white"/>
          </w:rPr>
          <w:t>,</w:t>
        </w:r>
      </w:ins>
      <w:r>
        <w:rPr>
          <w:sz w:val="20"/>
          <w:szCs w:val="20"/>
          <w:highlight w:val="white"/>
        </w:rPr>
        <w:t xml:space="preserve"> se creó el primer documento llamado: “Manual de gestión territorial”, </w:t>
      </w:r>
      <w:del w:id="152" w:author="Microsoft Office User" w:date="2022-09-07T12:03:00Z">
        <w:r w:rsidDel="008D6EF0">
          <w:rPr>
            <w:sz w:val="20"/>
            <w:szCs w:val="20"/>
            <w:highlight w:val="white"/>
          </w:rPr>
          <w:delText>el cual su</w:delText>
        </w:r>
      </w:del>
      <w:ins w:id="153" w:author="Microsoft Office User" w:date="2022-09-07T12:03:00Z">
        <w:r w:rsidR="008D6EF0">
          <w:rPr>
            <w:sz w:val="20"/>
            <w:szCs w:val="20"/>
            <w:highlight w:val="white"/>
          </w:rPr>
          <w:t>cuyo</w:t>
        </w:r>
      </w:ins>
      <w:r>
        <w:rPr>
          <w:sz w:val="20"/>
          <w:szCs w:val="20"/>
          <w:highlight w:val="white"/>
        </w:rPr>
        <w:t xml:space="preserve"> objetivo principal es proporcionar orientación y herramientas a las entidades territoriales para el establecimiento de la Estrategia de Entornos Saludables EES</w:t>
      </w:r>
      <w:ins w:id="154" w:author="Microsoft Office User" w:date="2022-09-07T12:03:00Z">
        <w:r w:rsidR="008D6EF0">
          <w:rPr>
            <w:sz w:val="20"/>
            <w:szCs w:val="20"/>
            <w:highlight w:val="white"/>
          </w:rPr>
          <w:t>,</w:t>
        </w:r>
      </w:ins>
      <w:r>
        <w:rPr>
          <w:sz w:val="20"/>
          <w:szCs w:val="20"/>
          <w:highlight w:val="white"/>
        </w:rPr>
        <w:t xml:space="preserve"> por medio de la </w:t>
      </w:r>
      <w:del w:id="155" w:author="Microsoft Office User" w:date="2022-09-07T12:03:00Z">
        <w:r w:rsidDel="008D6EF0">
          <w:rPr>
            <w:sz w:val="20"/>
            <w:szCs w:val="20"/>
            <w:highlight w:val="white"/>
          </w:rPr>
          <w:delText xml:space="preserve">Cooperación </w:delText>
        </w:r>
      </w:del>
      <w:ins w:id="156" w:author="Microsoft Office User" w:date="2022-09-07T12:03:00Z">
        <w:r w:rsidR="008D6EF0">
          <w:rPr>
            <w:sz w:val="20"/>
            <w:szCs w:val="20"/>
            <w:highlight w:val="white"/>
          </w:rPr>
          <w:t xml:space="preserve">cooperación </w:t>
        </w:r>
      </w:ins>
      <w:del w:id="157" w:author="Microsoft Office User" w:date="2022-09-07T12:03:00Z">
        <w:r w:rsidDel="008D6EF0">
          <w:rPr>
            <w:sz w:val="20"/>
            <w:szCs w:val="20"/>
            <w:highlight w:val="white"/>
          </w:rPr>
          <w:delText>Interinstitucional</w:delText>
        </w:r>
      </w:del>
      <w:ins w:id="158" w:author="Microsoft Office User" w:date="2022-09-07T12:03:00Z">
        <w:r w:rsidR="008D6EF0">
          <w:rPr>
            <w:sz w:val="20"/>
            <w:szCs w:val="20"/>
            <w:highlight w:val="white"/>
          </w:rPr>
          <w:t>interinstitucional</w:t>
        </w:r>
      </w:ins>
      <w:r>
        <w:rPr>
          <w:sz w:val="20"/>
          <w:szCs w:val="20"/>
          <w:highlight w:val="white"/>
        </w:rPr>
        <w:t xml:space="preserve">. </w:t>
      </w:r>
    </w:p>
    <w:p w14:paraId="000000FF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</w:rPr>
      </w:pPr>
    </w:p>
    <w:p w14:paraId="00000100" w14:textId="028B3B90" w:rsidR="00D36F95" w:rsidRDefault="00C92B4B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</w:rPr>
      </w:pPr>
      <w:r>
        <w:rPr>
          <w:sz w:val="20"/>
          <w:szCs w:val="20"/>
        </w:rPr>
        <w:t>El manual proporciona a las entidades anteriormente enunciadas</w:t>
      </w:r>
      <w:del w:id="159" w:author="Microsoft Office User" w:date="2022-09-07T12:03:00Z">
        <w:r w:rsidDel="008D6EF0">
          <w:rPr>
            <w:sz w:val="20"/>
            <w:szCs w:val="20"/>
          </w:rPr>
          <w:delText>, ser</w:delText>
        </w:r>
      </w:del>
      <w:r>
        <w:rPr>
          <w:sz w:val="20"/>
          <w:szCs w:val="20"/>
        </w:rPr>
        <w:t xml:space="preserve"> una guía para orientar sobre las herramientas para el establecimiento de la EES</w:t>
      </w:r>
      <w:ins w:id="160" w:author="Microsoft Office User" w:date="2022-09-07T12:04:00Z">
        <w:r w:rsidR="008D6EF0">
          <w:rPr>
            <w:sz w:val="20"/>
            <w:szCs w:val="20"/>
          </w:rPr>
          <w:t>,</w:t>
        </w:r>
      </w:ins>
      <w:r>
        <w:rPr>
          <w:sz w:val="20"/>
          <w:szCs w:val="20"/>
        </w:rPr>
        <w:t xml:space="preserve"> y así lograr:</w:t>
      </w:r>
    </w:p>
    <w:p w14:paraId="00000101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</w:rPr>
      </w:pPr>
    </w:p>
    <w:p w14:paraId="00000102" w14:textId="77777777" w:rsidR="00D36F95" w:rsidRDefault="00DC6A83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sdt>
        <w:sdtPr>
          <w:tag w:val="goog_rdk_19"/>
          <w:id w:val="219490125"/>
        </w:sdtPr>
        <w:sdtEndPr/>
        <w:sdtContent>
          <w:commentRangeStart w:id="161"/>
        </w:sdtContent>
      </w:sdt>
      <w:r w:rsidR="00C92B4B">
        <w:rPr>
          <w:noProof/>
          <w:sz w:val="20"/>
          <w:szCs w:val="20"/>
        </w:rPr>
        <w:drawing>
          <wp:inline distT="114300" distB="114300" distL="114300" distR="114300" wp14:anchorId="5C150639" wp14:editId="2D9C91E0">
            <wp:extent cx="4995056" cy="4116227"/>
            <wp:effectExtent l="0" t="0" r="0" b="0"/>
            <wp:docPr id="7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5056" cy="4116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161"/>
      <w:r w:rsidR="00C92B4B">
        <w:commentReference w:id="161"/>
      </w:r>
    </w:p>
    <w:p w14:paraId="00000103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0000104" w14:textId="4E49FD26" w:rsidR="00D36F95" w:rsidRDefault="00C92B4B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</w:rPr>
      </w:pPr>
      <w:r>
        <w:rPr>
          <w:sz w:val="20"/>
          <w:szCs w:val="20"/>
        </w:rPr>
        <w:t xml:space="preserve">La aplicación por parte de las entidades territoriales </w:t>
      </w:r>
      <w:del w:id="162" w:author="Microsoft Office User" w:date="2022-09-07T12:04:00Z">
        <w:r w:rsidDel="008D6EF0">
          <w:rPr>
            <w:sz w:val="20"/>
            <w:szCs w:val="20"/>
          </w:rPr>
          <w:delText xml:space="preserve">sobre </w:delText>
        </w:r>
      </w:del>
      <w:ins w:id="163" w:author="Microsoft Office User" w:date="2022-09-07T12:04:00Z">
        <w:r w:rsidR="008D6EF0">
          <w:rPr>
            <w:sz w:val="20"/>
            <w:szCs w:val="20"/>
          </w:rPr>
          <w:t xml:space="preserve">de </w:t>
        </w:r>
      </w:ins>
      <w:r>
        <w:rPr>
          <w:sz w:val="20"/>
          <w:szCs w:val="20"/>
        </w:rPr>
        <w:t>las herramientas de la EES</w:t>
      </w:r>
      <w:del w:id="164" w:author="Microsoft Office User" w:date="2022-09-07T12:04:00Z">
        <w:r w:rsidDel="008D6EF0">
          <w:rPr>
            <w:sz w:val="20"/>
            <w:szCs w:val="20"/>
          </w:rPr>
          <w:delText>,</w:delText>
        </w:r>
      </w:del>
      <w:r>
        <w:rPr>
          <w:sz w:val="20"/>
          <w:szCs w:val="20"/>
        </w:rPr>
        <w:t xml:space="preserve"> debe</w:t>
      </w:r>
      <w:del w:id="165" w:author="Microsoft Office User" w:date="2022-09-07T12:04:00Z">
        <w:r w:rsidDel="008D6EF0">
          <w:rPr>
            <w:sz w:val="20"/>
            <w:szCs w:val="20"/>
          </w:rPr>
          <w:delText>n</w:delText>
        </w:r>
      </w:del>
      <w:r>
        <w:rPr>
          <w:sz w:val="20"/>
          <w:szCs w:val="20"/>
        </w:rPr>
        <w:t xml:space="preserve"> ser adaptada</w:t>
      </w:r>
      <w:del w:id="166" w:author="Microsoft Office User" w:date="2022-09-07T12:05:00Z">
        <w:r w:rsidDel="008D6EF0">
          <w:rPr>
            <w:sz w:val="20"/>
            <w:szCs w:val="20"/>
          </w:rPr>
          <w:delText>s</w:delText>
        </w:r>
      </w:del>
      <w:r>
        <w:rPr>
          <w:sz w:val="20"/>
          <w:szCs w:val="20"/>
        </w:rPr>
        <w:t xml:space="preserve"> de acuerdo </w:t>
      </w:r>
      <w:del w:id="167" w:author="Microsoft Office User" w:date="2022-09-07T12:05:00Z">
        <w:r w:rsidDel="008D6EF0">
          <w:rPr>
            <w:sz w:val="20"/>
            <w:szCs w:val="20"/>
          </w:rPr>
          <w:delText xml:space="preserve">a </w:delText>
        </w:r>
      </w:del>
      <w:ins w:id="168" w:author="Microsoft Office User" w:date="2022-09-07T12:05:00Z">
        <w:r w:rsidR="008D6EF0">
          <w:rPr>
            <w:sz w:val="20"/>
            <w:szCs w:val="20"/>
          </w:rPr>
          <w:t xml:space="preserve">con </w:t>
        </w:r>
      </w:ins>
      <w:r>
        <w:rPr>
          <w:sz w:val="20"/>
          <w:szCs w:val="20"/>
        </w:rPr>
        <w:t>los factores sociales, económicos, ambientales y culturales</w:t>
      </w:r>
      <w:del w:id="169" w:author="Microsoft Office User" w:date="2022-09-07T12:05:00Z">
        <w:r w:rsidDel="008D6EF0">
          <w:rPr>
            <w:sz w:val="20"/>
            <w:szCs w:val="20"/>
          </w:rPr>
          <w:delText>,</w:delText>
        </w:r>
      </w:del>
      <w:r>
        <w:rPr>
          <w:sz w:val="20"/>
          <w:szCs w:val="20"/>
        </w:rPr>
        <w:t xml:space="preserve"> asociados a cada territorio, es por ello que no deben ser idénticos para todas las localidades, sino </w:t>
      </w:r>
      <w:ins w:id="170" w:author="Microsoft Office User" w:date="2022-09-07T12:05:00Z">
        <w:r w:rsidR="008D6EF0">
          <w:rPr>
            <w:sz w:val="20"/>
            <w:szCs w:val="20"/>
          </w:rPr>
          <w:t xml:space="preserve">que </w:t>
        </w:r>
      </w:ins>
      <w:r>
        <w:rPr>
          <w:sz w:val="20"/>
          <w:szCs w:val="20"/>
        </w:rPr>
        <w:t xml:space="preserve">cada cual es acorde </w:t>
      </w:r>
      <w:del w:id="171" w:author="Microsoft Office User" w:date="2022-09-07T12:05:00Z">
        <w:r w:rsidDel="008D6EF0">
          <w:rPr>
            <w:sz w:val="20"/>
            <w:szCs w:val="20"/>
          </w:rPr>
          <w:delText xml:space="preserve">a </w:delText>
        </w:r>
      </w:del>
      <w:ins w:id="172" w:author="Microsoft Office User" w:date="2022-09-07T12:05:00Z">
        <w:r w:rsidR="008D6EF0">
          <w:rPr>
            <w:sz w:val="20"/>
            <w:szCs w:val="20"/>
          </w:rPr>
          <w:t xml:space="preserve">con </w:t>
        </w:r>
      </w:ins>
      <w:r>
        <w:rPr>
          <w:sz w:val="20"/>
          <w:szCs w:val="20"/>
        </w:rPr>
        <w:t xml:space="preserve">sus situaciones, de ahí la importancia de la articulación entre entidades para maximizar el grado del manejo de información actualizada y real. </w:t>
      </w:r>
    </w:p>
    <w:p w14:paraId="00000105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0000106" w14:textId="4206FAF7" w:rsidR="00D36F95" w:rsidRDefault="00C92B4B">
      <w:pPr>
        <w:pBdr>
          <w:top w:val="nil"/>
          <w:left w:val="nil"/>
          <w:bottom w:val="nil"/>
          <w:right w:val="nil"/>
          <w:between w:val="nil"/>
        </w:pBdr>
        <w:rPr>
          <w:color w:val="111111"/>
          <w:sz w:val="20"/>
          <w:szCs w:val="20"/>
          <w:highlight w:val="white"/>
        </w:rPr>
      </w:pPr>
      <w:r>
        <w:rPr>
          <w:color w:val="111111"/>
          <w:sz w:val="20"/>
          <w:szCs w:val="20"/>
          <w:highlight w:val="white"/>
        </w:rPr>
        <w:t>En el siguiente mapa conceptual sobre articulación de entornos, se puede visualizar gráficamente  cómo se define la estrategia de cada entorno, teniendo en cuenta sus principales características</w:t>
      </w:r>
      <w:ins w:id="173" w:author="Microsoft Office User" w:date="2022-09-07T12:06:00Z">
        <w:r w:rsidR="007D710D">
          <w:rPr>
            <w:color w:val="111111"/>
            <w:sz w:val="20"/>
            <w:szCs w:val="20"/>
            <w:highlight w:val="white"/>
          </w:rPr>
          <w:t>,</w:t>
        </w:r>
      </w:ins>
      <w:del w:id="174" w:author="Microsoft Office User" w:date="2022-09-07T12:06:00Z">
        <w:r w:rsidDel="008D6EF0">
          <w:rPr>
            <w:color w:val="111111"/>
            <w:sz w:val="20"/>
            <w:szCs w:val="20"/>
            <w:highlight w:val="white"/>
          </w:rPr>
          <w:delText>,</w:delText>
        </w:r>
      </w:del>
      <w:r>
        <w:rPr>
          <w:color w:val="111111"/>
          <w:sz w:val="20"/>
          <w:szCs w:val="20"/>
          <w:highlight w:val="white"/>
        </w:rPr>
        <w:t xml:space="preserve"> desde el PAIES (Plan de Acción Intersectorial de Entornos Saludables):</w:t>
      </w:r>
    </w:p>
    <w:p w14:paraId="00000107" w14:textId="77777777" w:rsidR="00D36F95" w:rsidRDefault="00C92B4B">
      <w:pPr>
        <w:pBdr>
          <w:top w:val="nil"/>
          <w:left w:val="nil"/>
          <w:bottom w:val="nil"/>
          <w:right w:val="nil"/>
          <w:between w:val="nil"/>
        </w:pBdr>
        <w:rPr>
          <w:color w:val="111111"/>
          <w:sz w:val="20"/>
          <w:szCs w:val="20"/>
          <w:highlight w:val="white"/>
        </w:rPr>
      </w:pPr>
      <w:r>
        <w:rPr>
          <w:color w:val="111111"/>
          <w:sz w:val="20"/>
          <w:szCs w:val="20"/>
          <w:highlight w:val="white"/>
        </w:rPr>
        <w:t xml:space="preserve"> </w:t>
      </w:r>
    </w:p>
    <w:p w14:paraId="00000108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111111"/>
          <w:sz w:val="20"/>
          <w:szCs w:val="20"/>
          <w:highlight w:val="white"/>
        </w:rPr>
      </w:pPr>
    </w:p>
    <w:p w14:paraId="00000109" w14:textId="77777777" w:rsidR="00D36F95" w:rsidRDefault="00DC6A8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sdt>
        <w:sdtPr>
          <w:tag w:val="goog_rdk_20"/>
          <w:id w:val="2041322026"/>
        </w:sdtPr>
        <w:sdtEndPr/>
        <w:sdtContent>
          <w:commentRangeStart w:id="175"/>
        </w:sdtContent>
      </w:sdt>
      <w:r w:rsidR="00C92B4B">
        <w:rPr>
          <w:b/>
          <w:noProof/>
          <w:color w:val="000000"/>
          <w:sz w:val="20"/>
          <w:szCs w:val="20"/>
        </w:rPr>
        <w:drawing>
          <wp:inline distT="0" distB="0" distL="0" distR="0" wp14:anchorId="6A94F7B1" wp14:editId="6FEF3FC7">
            <wp:extent cx="6332220" cy="4097020"/>
            <wp:effectExtent l="0" t="0" r="0" b="0"/>
            <wp:docPr id="89" name="image5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gif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097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175"/>
      <w:r w:rsidR="00C92B4B">
        <w:commentReference w:id="175"/>
      </w:r>
    </w:p>
    <w:p w14:paraId="0000010A" w14:textId="7280F940" w:rsidR="00D36F95" w:rsidRDefault="00C92B4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sz w:val="20"/>
          <w:szCs w:val="20"/>
        </w:rPr>
        <w:t>Nota. SENA (2</w:t>
      </w:r>
      <w:del w:id="176" w:author="Microsoft Office User" w:date="2022-09-07T12:13:00Z">
        <w:r w:rsidDel="00726302">
          <w:rPr>
            <w:sz w:val="20"/>
            <w:szCs w:val="20"/>
          </w:rPr>
          <w:delText>.</w:delText>
        </w:r>
      </w:del>
      <w:r>
        <w:rPr>
          <w:sz w:val="20"/>
          <w:szCs w:val="20"/>
        </w:rPr>
        <w:t>022)</w:t>
      </w:r>
      <w:ins w:id="177" w:author="Microsoft Office User" w:date="2022-09-07T12:13:00Z">
        <w:r w:rsidR="00726302">
          <w:rPr>
            <w:sz w:val="20"/>
            <w:szCs w:val="20"/>
          </w:rPr>
          <w:t>.</w:t>
        </w:r>
      </w:ins>
    </w:p>
    <w:p w14:paraId="0000010B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14:paraId="0000010C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14:paraId="0000010D" w14:textId="77777777" w:rsidR="00D36F95" w:rsidRDefault="00C92B4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Seguimiento y monitoreo</w:t>
      </w:r>
    </w:p>
    <w:p w14:paraId="0000010E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20"/>
          <w:szCs w:val="20"/>
        </w:rPr>
      </w:pPr>
    </w:p>
    <w:p w14:paraId="0000010F" w14:textId="5603C61D" w:rsidR="00D36F95" w:rsidRDefault="00C92B4B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Tal como se evidencia en el </w:t>
      </w:r>
      <w:r>
        <w:rPr>
          <w:sz w:val="20"/>
          <w:szCs w:val="20"/>
        </w:rPr>
        <w:t xml:space="preserve">mapa conceptual anterior sobre articulación, </w:t>
      </w:r>
      <w:r>
        <w:rPr>
          <w:color w:val="000000"/>
          <w:sz w:val="20"/>
          <w:szCs w:val="20"/>
        </w:rPr>
        <w:t>los entornos saludables se encuentran íntimamente correlacionados y la estrategia funciona de manera interdependiente, por lo cual las instituciones deben hacer constante monitoreo y seguimiento para establecer</w:t>
      </w:r>
      <w:ins w:id="178" w:author="Microsoft Office User" w:date="2022-09-07T12:16:00Z">
        <w:r w:rsidR="007E4DC2">
          <w:rPr>
            <w:color w:val="000000"/>
            <w:sz w:val="20"/>
            <w:szCs w:val="20"/>
          </w:rPr>
          <w:t>,</w:t>
        </w:r>
      </w:ins>
      <w:r>
        <w:rPr>
          <w:color w:val="000000"/>
          <w:sz w:val="20"/>
          <w:szCs w:val="20"/>
        </w:rPr>
        <w:t xml:space="preserve"> de acuerdo con los resultados</w:t>
      </w:r>
      <w:del w:id="179" w:author="Microsoft Office User" w:date="2022-09-07T12:16:00Z">
        <w:r w:rsidDel="007E4DC2">
          <w:rPr>
            <w:color w:val="000000"/>
            <w:sz w:val="20"/>
            <w:szCs w:val="20"/>
          </w:rPr>
          <w:delText>,</w:delText>
        </w:r>
      </w:del>
      <w:r>
        <w:rPr>
          <w:color w:val="000000"/>
          <w:sz w:val="20"/>
          <w:szCs w:val="20"/>
        </w:rPr>
        <w:t xml:space="preserve"> que deberán basarse en los indicadores propuestos y en su análisis exhaustivo, planes de mejora ajustados a los hallazgos.</w:t>
      </w:r>
    </w:p>
    <w:p w14:paraId="00000110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</w:rPr>
      </w:pPr>
    </w:p>
    <w:p w14:paraId="00000111" w14:textId="77777777" w:rsidR="00D36F95" w:rsidRDefault="00C92B4B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</w:rPr>
      </w:pPr>
      <w:r>
        <w:rPr>
          <w:sz w:val="20"/>
          <w:szCs w:val="20"/>
        </w:rPr>
        <w:t xml:space="preserve">El seguimiento, supervisión y evaluación de la ejecución de los planes de acción deben concebirse desde dos instancias diferentes: </w:t>
      </w:r>
    </w:p>
    <w:p w14:paraId="00000112" w14:textId="77777777" w:rsidR="00D36F95" w:rsidRDefault="00D36F95">
      <w:pPr>
        <w:spacing w:after="120"/>
        <w:rPr>
          <w:color w:val="231F20"/>
          <w:sz w:val="20"/>
          <w:szCs w:val="20"/>
        </w:rPr>
      </w:pPr>
    </w:p>
    <w:tbl>
      <w:tblPr>
        <w:tblStyle w:val="affffff1"/>
        <w:tblW w:w="9258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58"/>
      </w:tblGrid>
      <w:tr w:rsidR="00D36F95" w14:paraId="0A60CAF1" w14:textId="77777777">
        <w:trPr>
          <w:jc w:val="center"/>
        </w:trPr>
        <w:tc>
          <w:tcPr>
            <w:tcW w:w="9258" w:type="dxa"/>
            <w:shd w:val="clear" w:color="auto" w:fill="E36C09"/>
          </w:tcPr>
          <w:p w14:paraId="00000113" w14:textId="77777777" w:rsidR="00D36F95" w:rsidRDefault="00D36F95">
            <w:pPr>
              <w:spacing w:after="120"/>
              <w:ind w:left="283"/>
              <w:jc w:val="center"/>
              <w:rPr>
                <w:color w:val="FFFFFF"/>
                <w:sz w:val="20"/>
                <w:szCs w:val="20"/>
              </w:rPr>
            </w:pPr>
          </w:p>
          <w:p w14:paraId="00000114" w14:textId="77777777" w:rsidR="00D36F95" w:rsidRDefault="00C92B4B">
            <w:pPr>
              <w:spacing w:after="120"/>
              <w:ind w:left="283"/>
              <w:jc w:val="center"/>
              <w:rPr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0"/>
                <w:szCs w:val="20"/>
              </w:rPr>
              <w:t>Pestañas horizontales sencillas</w:t>
            </w:r>
          </w:p>
          <w:p w14:paraId="00000115" w14:textId="77777777" w:rsidR="00D36F95" w:rsidRDefault="00DC6A83">
            <w:pPr>
              <w:spacing w:after="120"/>
              <w:jc w:val="center"/>
              <w:rPr>
                <w:color w:val="FFFFFF"/>
                <w:sz w:val="20"/>
                <w:szCs w:val="20"/>
              </w:rPr>
            </w:pPr>
            <w:sdt>
              <w:sdtPr>
                <w:tag w:val="goog_rdk_21"/>
                <w:id w:val="1620186799"/>
              </w:sdtPr>
              <w:sdtEndPr/>
              <w:sdtContent>
                <w:commentRangeStart w:id="180"/>
              </w:sdtContent>
            </w:sdt>
            <w:r w:rsidR="00C92B4B">
              <w:rPr>
                <w:color w:val="FFFFFF"/>
                <w:sz w:val="20"/>
                <w:szCs w:val="20"/>
              </w:rPr>
              <w:t>CF3_4_seguimiento</w:t>
            </w:r>
            <w:commentRangeEnd w:id="180"/>
            <w:r w:rsidR="00C92B4B">
              <w:commentReference w:id="180"/>
            </w:r>
          </w:p>
          <w:p w14:paraId="00000116" w14:textId="77777777" w:rsidR="00D36F95" w:rsidRDefault="00D36F95">
            <w:pPr>
              <w:spacing w:after="120"/>
              <w:jc w:val="center"/>
              <w:rPr>
                <w:color w:val="231F20"/>
                <w:sz w:val="20"/>
                <w:szCs w:val="20"/>
              </w:rPr>
            </w:pPr>
          </w:p>
        </w:tc>
      </w:tr>
    </w:tbl>
    <w:p w14:paraId="00000117" w14:textId="77777777" w:rsidR="00D36F95" w:rsidRDefault="00D36F95">
      <w:pPr>
        <w:spacing w:after="120"/>
        <w:jc w:val="both"/>
        <w:rPr>
          <w:color w:val="231F20"/>
          <w:sz w:val="20"/>
          <w:szCs w:val="20"/>
        </w:rPr>
      </w:pPr>
    </w:p>
    <w:p w14:paraId="00000118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</w:rPr>
      </w:pPr>
    </w:p>
    <w:p w14:paraId="00000119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0"/>
          <w:szCs w:val="20"/>
        </w:rPr>
      </w:pPr>
    </w:p>
    <w:p w14:paraId="0000011A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0"/>
          <w:szCs w:val="20"/>
        </w:rPr>
      </w:pPr>
    </w:p>
    <w:p w14:paraId="0000011B" w14:textId="5AB0981A" w:rsidR="00D36F95" w:rsidRDefault="00C92B4B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Resultados </w:t>
      </w:r>
      <w:del w:id="181" w:author="Microsoft Office User" w:date="2022-09-07T12:18:00Z">
        <w:r w:rsidDel="00E92B73">
          <w:rPr>
            <w:b/>
            <w:color w:val="000000"/>
            <w:sz w:val="20"/>
            <w:szCs w:val="20"/>
          </w:rPr>
          <w:delText>Esperados</w:delText>
        </w:r>
      </w:del>
      <w:ins w:id="182" w:author="Microsoft Office User" w:date="2022-09-07T12:18:00Z">
        <w:r w:rsidR="00E92B73">
          <w:rPr>
            <w:b/>
            <w:color w:val="000000"/>
            <w:sz w:val="20"/>
            <w:szCs w:val="20"/>
          </w:rPr>
          <w:t>esperados</w:t>
        </w:r>
      </w:ins>
    </w:p>
    <w:p w14:paraId="0000011C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b/>
          <w:sz w:val="20"/>
          <w:szCs w:val="20"/>
        </w:rPr>
      </w:pPr>
    </w:p>
    <w:p w14:paraId="0000011D" w14:textId="27F39EA4" w:rsidR="00D36F95" w:rsidRDefault="00C92B4B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En Colombia</w:t>
      </w:r>
      <w:ins w:id="183" w:author="Microsoft Office User" w:date="2022-09-07T12:18:00Z">
        <w:r w:rsidR="00E92B73">
          <w:rPr>
            <w:color w:val="000000"/>
            <w:sz w:val="20"/>
            <w:szCs w:val="20"/>
          </w:rPr>
          <w:t>,</w:t>
        </w:r>
      </w:ins>
      <w:r>
        <w:rPr>
          <w:color w:val="000000"/>
          <w:sz w:val="20"/>
          <w:szCs w:val="20"/>
        </w:rPr>
        <w:t xml:space="preserve"> se cuenta con estrategias de protección para la población(es) vulnerable(s)</w:t>
      </w:r>
      <w:ins w:id="184" w:author="Microsoft Office User" w:date="2022-09-07T12:18:00Z">
        <w:r w:rsidR="00E92B73">
          <w:rPr>
            <w:color w:val="000000"/>
            <w:sz w:val="20"/>
            <w:szCs w:val="20"/>
          </w:rPr>
          <w:t>,</w:t>
        </w:r>
      </w:ins>
      <w:r>
        <w:rPr>
          <w:color w:val="000000"/>
          <w:sz w:val="20"/>
          <w:szCs w:val="20"/>
        </w:rPr>
        <w:t xml:space="preserve"> de tal forma que se coordinan a nivel nacional y territorial una serie de acciones de promoción de la salud de los individuos y de la prevención de los riesgos en aquellas personas o sujetos de los cuales se estima que son prioridad debido a la alta vulnerabilidad y a los riesgos que surgen de las tareas desarrolladas en cada uno de los entornos. </w:t>
      </w:r>
    </w:p>
    <w:p w14:paraId="0000011E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</w:rPr>
      </w:pPr>
    </w:p>
    <w:p w14:paraId="0000011F" w14:textId="0034491A" w:rsidR="00D36F95" w:rsidRDefault="00C92B4B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Para llevar a cabo esta estrategia</w:t>
      </w:r>
      <w:ins w:id="185" w:author="Microsoft Office User" w:date="2022-09-07T12:18:00Z">
        <w:r w:rsidR="00E92B73">
          <w:rPr>
            <w:color w:val="000000"/>
            <w:sz w:val="20"/>
            <w:szCs w:val="20"/>
          </w:rPr>
          <w:t>,</w:t>
        </w:r>
      </w:ins>
      <w:r>
        <w:rPr>
          <w:color w:val="000000"/>
          <w:sz w:val="20"/>
          <w:szCs w:val="20"/>
        </w:rPr>
        <w:t xml:space="preserve"> se establece un proceso general</w:t>
      </w:r>
      <w:ins w:id="186" w:author="Microsoft Office User" w:date="2022-09-07T12:18:00Z">
        <w:r w:rsidR="00E92B73">
          <w:rPr>
            <w:color w:val="000000"/>
            <w:sz w:val="20"/>
            <w:szCs w:val="20"/>
          </w:rPr>
          <w:t>,</w:t>
        </w:r>
      </w:ins>
      <w:r>
        <w:rPr>
          <w:color w:val="000000"/>
          <w:sz w:val="20"/>
          <w:szCs w:val="20"/>
        </w:rPr>
        <w:t xml:space="preserve"> que puede ser aplicable a cada uno de los entornos donde el individuo sigue su curso de vida</w:t>
      </w:r>
      <w:ins w:id="187" w:author="Microsoft Office User" w:date="2022-09-07T12:18:00Z">
        <w:r w:rsidR="00E92B73">
          <w:rPr>
            <w:color w:val="000000"/>
            <w:sz w:val="20"/>
            <w:szCs w:val="20"/>
          </w:rPr>
          <w:t>;</w:t>
        </w:r>
      </w:ins>
      <w:del w:id="188" w:author="Microsoft Office User" w:date="2022-09-07T12:18:00Z">
        <w:r w:rsidDel="00E92B73">
          <w:rPr>
            <w:color w:val="000000"/>
            <w:sz w:val="20"/>
            <w:szCs w:val="20"/>
          </w:rPr>
          <w:delText>,</w:delText>
        </w:r>
      </w:del>
      <w:r>
        <w:rPr>
          <w:color w:val="000000"/>
          <w:sz w:val="20"/>
          <w:szCs w:val="20"/>
        </w:rPr>
        <w:t xml:space="preserve"> dicho proceso se lleva a cabo en las siguientes fases:</w:t>
      </w:r>
    </w:p>
    <w:p w14:paraId="00000120" w14:textId="77777777" w:rsidR="00D36F95" w:rsidRDefault="00D36F95">
      <w:pPr>
        <w:spacing w:after="120"/>
        <w:rPr>
          <w:color w:val="231F20"/>
          <w:sz w:val="20"/>
          <w:szCs w:val="20"/>
        </w:rPr>
      </w:pPr>
    </w:p>
    <w:tbl>
      <w:tblPr>
        <w:tblStyle w:val="affffff2"/>
        <w:tblW w:w="9258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58"/>
      </w:tblGrid>
      <w:tr w:rsidR="00D36F95" w14:paraId="0ED67E27" w14:textId="77777777">
        <w:trPr>
          <w:jc w:val="center"/>
        </w:trPr>
        <w:tc>
          <w:tcPr>
            <w:tcW w:w="9258" w:type="dxa"/>
            <w:shd w:val="clear" w:color="auto" w:fill="E36C09"/>
          </w:tcPr>
          <w:p w14:paraId="00000121" w14:textId="77777777" w:rsidR="00D36F95" w:rsidRDefault="00D36F95">
            <w:pPr>
              <w:spacing w:after="120"/>
              <w:ind w:left="283"/>
              <w:jc w:val="center"/>
              <w:rPr>
                <w:rFonts w:ascii="Arial" w:eastAsia="Arial" w:hAnsi="Arial" w:cs="Arial"/>
                <w:color w:val="FFFFFF"/>
                <w:sz w:val="20"/>
                <w:szCs w:val="20"/>
              </w:rPr>
            </w:pPr>
          </w:p>
          <w:p w14:paraId="00000122" w14:textId="77777777" w:rsidR="00D36F95" w:rsidRDefault="00C92B4B">
            <w:pPr>
              <w:spacing w:after="120"/>
              <w:ind w:left="283"/>
              <w:jc w:val="center"/>
              <w:rPr>
                <w:rFonts w:ascii="Arial" w:eastAsia="Arial" w:hAnsi="Arial" w:cs="Arial"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0"/>
                <w:szCs w:val="20"/>
              </w:rPr>
              <w:t>Pestañas horizontales sencillas</w:t>
            </w:r>
          </w:p>
          <w:p w14:paraId="00000123" w14:textId="77777777" w:rsidR="00D36F95" w:rsidRDefault="00DC6A83">
            <w:pPr>
              <w:spacing w:after="120"/>
              <w:jc w:val="center"/>
              <w:rPr>
                <w:rFonts w:ascii="Arial" w:eastAsia="Arial" w:hAnsi="Arial" w:cs="Arial"/>
                <w:color w:val="FFFFFF"/>
                <w:sz w:val="20"/>
                <w:szCs w:val="20"/>
              </w:rPr>
            </w:pPr>
            <w:sdt>
              <w:sdtPr>
                <w:tag w:val="goog_rdk_22"/>
                <w:id w:val="2091654773"/>
              </w:sdtPr>
              <w:sdtEndPr/>
              <w:sdtContent>
                <w:commentRangeStart w:id="189"/>
              </w:sdtContent>
            </w:sdt>
            <w:r w:rsidR="00C92B4B">
              <w:rPr>
                <w:rFonts w:ascii="Arial" w:eastAsia="Arial" w:hAnsi="Arial" w:cs="Arial"/>
                <w:color w:val="FFFFFF"/>
                <w:sz w:val="20"/>
                <w:szCs w:val="20"/>
              </w:rPr>
              <w:t>CF3_4_1_fases</w:t>
            </w:r>
            <w:commentRangeEnd w:id="189"/>
            <w:r w:rsidR="00C92B4B">
              <w:commentReference w:id="189"/>
            </w:r>
          </w:p>
          <w:p w14:paraId="00000124" w14:textId="77777777" w:rsidR="00D36F95" w:rsidRDefault="00D36F95">
            <w:pPr>
              <w:spacing w:after="120"/>
              <w:jc w:val="center"/>
              <w:rPr>
                <w:rFonts w:ascii="Arial" w:eastAsia="Arial" w:hAnsi="Arial" w:cs="Arial"/>
                <w:color w:val="231F20"/>
                <w:sz w:val="20"/>
                <w:szCs w:val="20"/>
              </w:rPr>
            </w:pPr>
          </w:p>
        </w:tc>
      </w:tr>
    </w:tbl>
    <w:p w14:paraId="00000125" w14:textId="77777777" w:rsidR="00D36F95" w:rsidRDefault="00D36F95">
      <w:pPr>
        <w:widowControl w:val="0"/>
        <w:spacing w:line="240" w:lineRule="auto"/>
        <w:rPr>
          <w:sz w:val="20"/>
          <w:szCs w:val="20"/>
        </w:rPr>
      </w:pPr>
    </w:p>
    <w:p w14:paraId="00000126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0000127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ind w:left="780"/>
        <w:rPr>
          <w:color w:val="000000"/>
          <w:sz w:val="20"/>
          <w:szCs w:val="20"/>
        </w:rPr>
      </w:pPr>
    </w:p>
    <w:p w14:paraId="00000128" w14:textId="4BA32DD5" w:rsidR="00D36F95" w:rsidRDefault="00C92B4B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Indicadores: </w:t>
      </w:r>
      <w:del w:id="190" w:author="Microsoft Office User" w:date="2022-09-07T12:21:00Z">
        <w:r w:rsidDel="003571D1">
          <w:rPr>
            <w:sz w:val="20"/>
            <w:szCs w:val="20"/>
          </w:rPr>
          <w:delText xml:space="preserve">Fichas </w:delText>
        </w:r>
      </w:del>
      <w:ins w:id="191" w:author="Microsoft Office User" w:date="2022-09-07T12:21:00Z">
        <w:r w:rsidR="003571D1">
          <w:rPr>
            <w:sz w:val="20"/>
            <w:szCs w:val="20"/>
          </w:rPr>
          <w:t xml:space="preserve">fichas </w:t>
        </w:r>
      </w:ins>
      <w:r>
        <w:rPr>
          <w:sz w:val="20"/>
          <w:szCs w:val="20"/>
        </w:rPr>
        <w:t>de indicadores</w:t>
      </w:r>
    </w:p>
    <w:p w14:paraId="00000129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000012A" w14:textId="7C2430CA" w:rsidR="00D36F95" w:rsidRDefault="00C92B4B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Los indicadores en salud</w:t>
      </w:r>
      <w:del w:id="192" w:author="Microsoft Office User" w:date="2022-09-07T12:21:00Z">
        <w:r w:rsidDel="003571D1">
          <w:rPr>
            <w:color w:val="000000"/>
            <w:sz w:val="20"/>
            <w:szCs w:val="20"/>
          </w:rPr>
          <w:delText>,</w:delText>
        </w:r>
      </w:del>
      <w:r>
        <w:rPr>
          <w:color w:val="000000"/>
          <w:sz w:val="20"/>
          <w:szCs w:val="20"/>
        </w:rPr>
        <w:t xml:space="preserve"> permiten recopilar información sobre las características y dimensiones del estado de salud de los individuos que componen una población y</w:t>
      </w:r>
      <w:ins w:id="193" w:author="Microsoft Office User" w:date="2022-09-07T12:21:00Z">
        <w:r w:rsidR="003571D1">
          <w:rPr>
            <w:color w:val="000000"/>
            <w:sz w:val="20"/>
            <w:szCs w:val="20"/>
          </w:rPr>
          <w:t>,</w:t>
        </w:r>
      </w:ins>
      <w:r>
        <w:rPr>
          <w:color w:val="000000"/>
          <w:sz w:val="20"/>
          <w:szCs w:val="20"/>
        </w:rPr>
        <w:t xml:space="preserve"> de la misma manera</w:t>
      </w:r>
      <w:ins w:id="194" w:author="Microsoft Office User" w:date="2022-09-07T12:21:00Z">
        <w:r w:rsidR="003571D1">
          <w:rPr>
            <w:color w:val="000000"/>
            <w:sz w:val="20"/>
            <w:szCs w:val="20"/>
          </w:rPr>
          <w:t>,</w:t>
        </w:r>
      </w:ins>
      <w:r>
        <w:rPr>
          <w:color w:val="000000"/>
          <w:sz w:val="20"/>
          <w:szCs w:val="20"/>
        </w:rPr>
        <w:t xml:space="preserve"> permiten conocer el desempeño del sistema de salud</w:t>
      </w:r>
      <w:ins w:id="195" w:author="Microsoft Office User" w:date="2022-09-07T12:21:00Z">
        <w:r w:rsidR="003571D1">
          <w:rPr>
            <w:color w:val="000000"/>
            <w:sz w:val="20"/>
            <w:szCs w:val="20"/>
          </w:rPr>
          <w:t xml:space="preserve">; </w:t>
        </w:r>
      </w:ins>
      <w:del w:id="196" w:author="Microsoft Office User" w:date="2022-09-07T12:21:00Z">
        <w:r w:rsidDel="003571D1">
          <w:rPr>
            <w:color w:val="000000"/>
            <w:sz w:val="20"/>
            <w:szCs w:val="20"/>
          </w:rPr>
          <w:delText xml:space="preserve">, </w:delText>
        </w:r>
      </w:del>
      <w:ins w:id="197" w:author="Microsoft Office User" w:date="2022-09-07T12:21:00Z">
        <w:r w:rsidR="003571D1">
          <w:rPr>
            <w:color w:val="000000"/>
            <w:sz w:val="20"/>
            <w:szCs w:val="20"/>
          </w:rPr>
          <w:t>e</w:t>
        </w:r>
      </w:ins>
      <w:del w:id="198" w:author="Microsoft Office User" w:date="2022-09-07T12:21:00Z">
        <w:r w:rsidDel="003571D1">
          <w:rPr>
            <w:color w:val="000000"/>
            <w:sz w:val="20"/>
            <w:szCs w:val="20"/>
          </w:rPr>
          <w:delText>é</w:delText>
        </w:r>
      </w:del>
      <w:r>
        <w:rPr>
          <w:color w:val="000000"/>
          <w:sz w:val="20"/>
          <w:szCs w:val="20"/>
        </w:rPr>
        <w:t>stos</w:t>
      </w:r>
      <w:ins w:id="199" w:author="Microsoft Office User" w:date="2022-09-07T12:21:00Z">
        <w:r w:rsidR="003571D1">
          <w:rPr>
            <w:color w:val="000000"/>
            <w:sz w:val="20"/>
            <w:szCs w:val="20"/>
          </w:rPr>
          <w:t>,</w:t>
        </w:r>
      </w:ins>
      <w:r>
        <w:rPr>
          <w:color w:val="000000"/>
          <w:sz w:val="20"/>
          <w:szCs w:val="20"/>
        </w:rPr>
        <w:t xml:space="preserve"> a su vez</w:t>
      </w:r>
      <w:ins w:id="200" w:author="Microsoft Office User" w:date="2022-09-07T12:21:00Z">
        <w:r w:rsidR="003571D1">
          <w:rPr>
            <w:color w:val="000000"/>
            <w:sz w:val="20"/>
            <w:szCs w:val="20"/>
          </w:rPr>
          <w:t>,</w:t>
        </w:r>
      </w:ins>
      <w:r>
        <w:rPr>
          <w:color w:val="000000"/>
          <w:sz w:val="20"/>
          <w:szCs w:val="20"/>
        </w:rPr>
        <w:t xml:space="preserve"> sirven para </w:t>
      </w:r>
      <w:r w:rsidR="009F1CBF">
        <w:rPr>
          <w:color w:val="000000"/>
          <w:sz w:val="20"/>
          <w:szCs w:val="20"/>
        </w:rPr>
        <w:t>señalar y</w:t>
      </w:r>
      <w:r>
        <w:rPr>
          <w:color w:val="000000"/>
          <w:sz w:val="20"/>
          <w:szCs w:val="20"/>
        </w:rPr>
        <w:t xml:space="preserve"> vigilar la situación de salud de una población.</w:t>
      </w:r>
    </w:p>
    <w:p w14:paraId="0000012B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ind w:left="360"/>
        <w:rPr>
          <w:sz w:val="20"/>
          <w:szCs w:val="20"/>
        </w:rPr>
      </w:pPr>
    </w:p>
    <w:p w14:paraId="0000012C" w14:textId="77777777" w:rsidR="00D36F95" w:rsidRDefault="00DC6A83">
      <w:pPr>
        <w:spacing w:before="240" w:after="240"/>
        <w:rPr>
          <w:color w:val="131313"/>
          <w:sz w:val="20"/>
          <w:szCs w:val="20"/>
        </w:rPr>
      </w:pPr>
      <w:sdt>
        <w:sdtPr>
          <w:tag w:val="goog_rdk_23"/>
          <w:id w:val="-1419548963"/>
        </w:sdtPr>
        <w:sdtEndPr/>
        <w:sdtContent>
          <w:commentRangeStart w:id="201"/>
        </w:sdtContent>
      </w:sdt>
      <w:r w:rsidR="00C92B4B">
        <w:rPr>
          <w:noProof/>
          <w:sz w:val="20"/>
          <w:szCs w:val="20"/>
        </w:rPr>
        <w:drawing>
          <wp:inline distT="114300" distB="114300" distL="114300" distR="114300" wp14:anchorId="486EA682" wp14:editId="57F6B4BF">
            <wp:extent cx="1608772" cy="1268091"/>
            <wp:effectExtent l="0" t="0" r="0" b="0"/>
            <wp:docPr id="8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8772" cy="12680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201"/>
      <w:r w:rsidR="00C92B4B">
        <w:commentReference w:id="201"/>
      </w:r>
      <w:r w:rsidR="00C92B4B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2E80F654" wp14:editId="2476C06C">
                <wp:simplePos x="0" y="0"/>
                <wp:positionH relativeFrom="column">
                  <wp:posOffset>1638300</wp:posOffset>
                </wp:positionH>
                <wp:positionV relativeFrom="paragraph">
                  <wp:posOffset>152400</wp:posOffset>
                </wp:positionV>
                <wp:extent cx="4323398" cy="1460874"/>
                <wp:effectExtent l="0" t="0" r="0" b="0"/>
                <wp:wrapNone/>
                <wp:docPr id="74" name="Rectángul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67600" y="3085200"/>
                          <a:ext cx="4156800" cy="138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131313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C9F6E63" w14:textId="77777777" w:rsidR="00C92B4B" w:rsidRDefault="00C92B4B">
                            <w:pPr>
                              <w:spacing w:line="275" w:lineRule="auto"/>
                              <w:ind w:left="360" w:firstLine="1080"/>
                              <w:textDirection w:val="btLr"/>
                            </w:pPr>
                          </w:p>
                          <w:p w14:paraId="6B5ABC81" w14:textId="59C72AF1" w:rsidR="00C92B4B" w:rsidRDefault="00C92B4B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131313"/>
                                <w:sz w:val="20"/>
                              </w:rPr>
                              <w:t>Según la OPS-OMS (2012, p.</w:t>
                            </w:r>
                            <w:ins w:id="202" w:author="Microsoft Office User" w:date="2022-09-07T12:21:00Z">
                              <w:r w:rsidR="003571D1">
                                <w:rPr>
                                  <w:color w:val="131313"/>
                                  <w:sz w:val="20"/>
                                </w:rPr>
                                <w:t xml:space="preserve"> </w:t>
                              </w:r>
                            </w:ins>
                            <w:r>
                              <w:rPr>
                                <w:color w:val="131313"/>
                                <w:sz w:val="20"/>
                              </w:rPr>
                              <w:t>2)</w:t>
                            </w:r>
                            <w:ins w:id="203" w:author="Microsoft Office User" w:date="2022-09-07T12:21:00Z">
                              <w:r w:rsidR="003571D1">
                                <w:rPr>
                                  <w:color w:val="131313"/>
                                  <w:sz w:val="20"/>
                                </w:rPr>
                                <w:t>,</w:t>
                              </w:r>
                            </w:ins>
                            <w:r>
                              <w:rPr>
                                <w:color w:val="131313"/>
                                <w:sz w:val="20"/>
                              </w:rPr>
                              <w:t xml:space="preserve"> un buen indicador en salud debe “</w:t>
                            </w:r>
                            <w:r>
                              <w:rPr>
                                <w:i/>
                                <w:color w:val="131313"/>
                                <w:sz w:val="20"/>
                                <w:highlight w:val="white"/>
                              </w:rPr>
                              <w:t>ser mensurable, factible, válido, oportuno, reproducible, sostenible, relevante y comprensible. Además, es preferible que los indicadores estén estratificados por persona, lugar y tiempo</w:t>
                            </w:r>
                            <w:del w:id="204" w:author="Microsoft Office User" w:date="2022-09-07T12:22:00Z">
                              <w:r w:rsidDel="003571D1">
                                <w:rPr>
                                  <w:i/>
                                  <w:color w:val="131313"/>
                                  <w:sz w:val="20"/>
                                  <w:highlight w:val="white"/>
                                </w:rPr>
                                <w:delText>.</w:delText>
                              </w:r>
                            </w:del>
                            <w:r>
                              <w:rPr>
                                <w:color w:val="131313"/>
                                <w:sz w:val="20"/>
                                <w:highlight w:val="white"/>
                              </w:rPr>
                              <w:t>”</w:t>
                            </w:r>
                            <w:ins w:id="205" w:author="Microsoft Office User" w:date="2022-09-07T12:22:00Z">
                              <w:r w:rsidR="003571D1">
                                <w:rPr>
                                  <w:color w:val="131313"/>
                                  <w:sz w:val="20"/>
                                </w:rPr>
                                <w:t>.</w:t>
                              </w:r>
                            </w:ins>
                            <w:r>
                              <w:rPr>
                                <w:color w:val="131313"/>
                                <w:sz w:val="20"/>
                              </w:rPr>
                              <w:t xml:space="preserve">   </w:t>
                            </w:r>
                          </w:p>
                          <w:p w14:paraId="12FE9A53" w14:textId="77777777" w:rsidR="00C92B4B" w:rsidRDefault="00C92B4B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w14:anchorId="7AE8AEB2">
              <v:rect id="Rectángulo 74" style="position:absolute;margin-left:129pt;margin-top:12pt;width:340.45pt;height:115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0" fillcolor="white [3201]" strokecolor="#131313" w14:anchorId="2E80F6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">
                <v:stroke joinstyle="round" startarrowwidth="narrow" startarrowlength="short" endarrowwidth="narrow" endarrowlength="short"/>
                <v:textbox inset="2.53958mm,1.2694mm,2.53958mm,1.2694mm">
                  <w:txbxContent>
                    <w:p w:rsidR="00C92B4B" w:rsidRDefault="00C92B4B" w14:paraId="0D0B940D" w14:textId="77777777">
                      <w:pPr>
                        <w:spacing w:line="275" w:lineRule="auto"/>
                        <w:ind w:left="360" w:firstLine="1080"/>
                        <w:textDirection w:val="btLr"/>
                      </w:pPr>
                    </w:p>
                    <w:p w:rsidR="00C92B4B" w:rsidRDefault="00C92B4B" w14:paraId="6AD9A236" w14:textId="59C72AF1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131313"/>
                          <w:sz w:val="20"/>
                        </w:rPr>
                        <w:t>Según la OPS-OMS (2012, p.</w:t>
                      </w:r>
                      <w:ins w:author="Microsoft Office User" w:date="2022-09-07T12:21:00Z" w:id="217">
                        <w:r w:rsidR="003571D1">
                          <w:rPr>
                            <w:color w:val="131313"/>
                            <w:sz w:val="20"/>
                          </w:rPr>
                          <w:t xml:space="preserve"> </w:t>
                        </w:r>
                      </w:ins>
                      <w:r>
                        <w:rPr>
                          <w:color w:val="131313"/>
                          <w:sz w:val="20"/>
                        </w:rPr>
                        <w:t>2)</w:t>
                      </w:r>
                      <w:ins w:author="Microsoft Office User" w:date="2022-09-07T12:21:00Z" w:id="218">
                        <w:r w:rsidR="003571D1">
                          <w:rPr>
                            <w:color w:val="131313"/>
                            <w:sz w:val="20"/>
                          </w:rPr>
                          <w:t>,</w:t>
                        </w:r>
                      </w:ins>
                      <w:r>
                        <w:rPr>
                          <w:color w:val="131313"/>
                          <w:sz w:val="20"/>
                        </w:rPr>
                        <w:t xml:space="preserve"> un buen indicador en salud debe “</w:t>
                      </w:r>
                      <w:r>
                        <w:rPr>
                          <w:i/>
                          <w:color w:val="131313"/>
                          <w:sz w:val="20"/>
                          <w:highlight w:val="white"/>
                        </w:rPr>
                        <w:t>ser mensurable, factible, válido, oportuno, reproducible, sostenible, relevante y comprensible. Además, es preferible que los indicadores estén estratificados por persona, lugar y tiempo</w:t>
                      </w:r>
                      <w:del w:author="Microsoft Office User" w:date="2022-09-07T12:22:00Z" w:id="219">
                        <w:r w:rsidDel="003571D1">
                          <w:rPr>
                            <w:i/>
                            <w:color w:val="131313"/>
                            <w:sz w:val="20"/>
                            <w:highlight w:val="white"/>
                          </w:rPr>
                          <w:delText>.</w:delText>
                        </w:r>
                      </w:del>
                      <w:r>
                        <w:rPr>
                          <w:color w:val="131313"/>
                          <w:sz w:val="20"/>
                          <w:highlight w:val="white"/>
                        </w:rPr>
                        <w:t>”</w:t>
                      </w:r>
                      <w:ins w:author="Microsoft Office User" w:date="2022-09-07T12:22:00Z" w:id="220">
                        <w:r w:rsidR="003571D1">
                          <w:rPr>
                            <w:color w:val="131313"/>
                            <w:sz w:val="20"/>
                          </w:rPr>
                          <w:t>.</w:t>
                        </w:r>
                      </w:ins>
                      <w:r>
                        <w:rPr>
                          <w:color w:val="131313"/>
                          <w:sz w:val="20"/>
                        </w:rPr>
                        <w:t xml:space="preserve">   </w:t>
                      </w:r>
                    </w:p>
                    <w:p w:rsidR="00C92B4B" w:rsidRDefault="00C92B4B" w14:paraId="0E27B00A" w14:textId="77777777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000012D" w14:textId="77777777" w:rsidR="00D36F95" w:rsidRDefault="00D36F95">
      <w:pPr>
        <w:ind w:left="1440"/>
        <w:rPr>
          <w:sz w:val="20"/>
          <w:szCs w:val="20"/>
        </w:rPr>
      </w:pPr>
    </w:p>
    <w:p w14:paraId="0000012E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ind w:left="360"/>
        <w:rPr>
          <w:sz w:val="20"/>
          <w:szCs w:val="20"/>
        </w:rPr>
      </w:pPr>
    </w:p>
    <w:p w14:paraId="0000012F" w14:textId="77777777" w:rsidR="00D36F95" w:rsidRDefault="00C92B4B">
      <w:pPr>
        <w:pBdr>
          <w:top w:val="nil"/>
          <w:left w:val="nil"/>
          <w:bottom w:val="nil"/>
          <w:right w:val="nil"/>
          <w:between w:val="nil"/>
        </w:pBdr>
        <w:ind w:left="360"/>
        <w:rPr>
          <w:sz w:val="20"/>
          <w:szCs w:val="20"/>
        </w:rPr>
      </w:pPr>
      <w:r>
        <w:rPr>
          <w:sz w:val="20"/>
          <w:szCs w:val="20"/>
        </w:rPr>
        <w:t>En el siguiente enlace, se encuentra toda la información relacionada con los indicadores de salud, sus aspectos conceptuales y operativos</w:t>
      </w:r>
      <w:del w:id="206" w:author="Microsoft Office User" w:date="2022-09-07T12:22:00Z">
        <w:r w:rsidDel="003571D1">
          <w:rPr>
            <w:sz w:val="20"/>
            <w:szCs w:val="20"/>
          </w:rPr>
          <w:delText>,</w:delText>
        </w:r>
      </w:del>
      <w:r>
        <w:rPr>
          <w:sz w:val="20"/>
          <w:szCs w:val="20"/>
        </w:rPr>
        <w:t xml:space="preserve"> dispuestos por la Organización Panamericana de la Salud:</w:t>
      </w:r>
    </w:p>
    <w:p w14:paraId="00000130" w14:textId="77777777" w:rsidR="00D36F95" w:rsidRDefault="00D36F95">
      <w:pPr>
        <w:spacing w:after="120"/>
        <w:rPr>
          <w:sz w:val="20"/>
          <w:szCs w:val="20"/>
        </w:rPr>
      </w:pPr>
    </w:p>
    <w:tbl>
      <w:tblPr>
        <w:tblStyle w:val="affffff3"/>
        <w:tblW w:w="9780" w:type="dxa"/>
        <w:tblInd w:w="180" w:type="dxa"/>
        <w:tblLayout w:type="fixed"/>
        <w:tblLook w:val="0400" w:firstRow="0" w:lastRow="0" w:firstColumn="0" w:lastColumn="0" w:noHBand="0" w:noVBand="1"/>
      </w:tblPr>
      <w:tblGrid>
        <w:gridCol w:w="9780"/>
      </w:tblGrid>
      <w:tr w:rsidR="00D36F95" w14:paraId="06643DA6" w14:textId="77777777">
        <w:trPr>
          <w:trHeight w:val="1050"/>
        </w:trPr>
        <w:tc>
          <w:tcPr>
            <w:tcW w:w="9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0000131" w14:textId="77777777" w:rsidR="00D36F95" w:rsidRDefault="00D36F95">
            <w:pPr>
              <w:spacing w:after="120"/>
              <w:jc w:val="center"/>
              <w:rPr>
                <w:rFonts w:ascii="Arial" w:eastAsia="Arial" w:hAnsi="Arial" w:cs="Arial"/>
                <w:sz w:val="20"/>
                <w:szCs w:val="20"/>
                <w:highlight w:val="yellow"/>
              </w:rPr>
            </w:pPr>
          </w:p>
          <w:p w14:paraId="00000132" w14:textId="77777777" w:rsidR="00D36F95" w:rsidRDefault="00DC6A83">
            <w:pPr>
              <w:spacing w:after="12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sdt>
              <w:sdtPr>
                <w:tag w:val="goog_rdk_24"/>
                <w:id w:val="-1729760971"/>
              </w:sdtPr>
              <w:sdtEndPr/>
              <w:sdtContent>
                <w:commentRangeStart w:id="207"/>
              </w:sdtContent>
            </w:sdt>
            <w:r w:rsidR="00C92B4B">
              <w:rPr>
                <w:rFonts w:ascii="Arial" w:eastAsia="Arial" w:hAnsi="Arial" w:cs="Arial"/>
                <w:color w:val="223453"/>
                <w:sz w:val="23"/>
                <w:szCs w:val="23"/>
                <w:highlight w:val="white"/>
              </w:rPr>
              <w:t>Indicadores de salu</w:t>
            </w:r>
            <w:commentRangeEnd w:id="207"/>
            <w:r w:rsidR="00C92B4B">
              <w:commentReference w:id="207"/>
            </w:r>
            <w:r w:rsidR="00C92B4B">
              <w:rPr>
                <w:rFonts w:ascii="Arial" w:eastAsia="Arial" w:hAnsi="Arial" w:cs="Arial"/>
                <w:color w:val="223453"/>
                <w:sz w:val="23"/>
                <w:szCs w:val="23"/>
                <w:highlight w:val="white"/>
              </w:rPr>
              <w:t>d</w:t>
            </w:r>
          </w:p>
        </w:tc>
      </w:tr>
    </w:tbl>
    <w:p w14:paraId="00000133" w14:textId="77777777" w:rsidR="00D36F95" w:rsidRDefault="00D36F95">
      <w:pPr>
        <w:spacing w:before="240" w:after="240"/>
        <w:jc w:val="both"/>
        <w:rPr>
          <w:sz w:val="20"/>
          <w:szCs w:val="20"/>
        </w:rPr>
      </w:pPr>
    </w:p>
    <w:p w14:paraId="00000134" w14:textId="77777777" w:rsidR="00D36F95" w:rsidRDefault="00D36F95">
      <w:pPr>
        <w:jc w:val="both"/>
        <w:rPr>
          <w:sz w:val="20"/>
          <w:szCs w:val="20"/>
        </w:rPr>
      </w:pPr>
    </w:p>
    <w:p w14:paraId="00000135" w14:textId="77777777" w:rsidR="00D36F95" w:rsidRDefault="00C92B4B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</w:p>
    <w:p w14:paraId="00000136" w14:textId="06113D4A" w:rsidR="00D36F95" w:rsidRDefault="00C92B4B">
      <w:pPr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>En la siguiente temática, se explica el concepto de fichas</w:t>
      </w:r>
      <w:ins w:id="208" w:author="Microsoft Office User" w:date="2022-09-07T12:22:00Z">
        <w:r w:rsidR="003571D1">
          <w:rPr>
            <w:sz w:val="20"/>
            <w:szCs w:val="20"/>
          </w:rPr>
          <w:t>,</w:t>
        </w:r>
      </w:ins>
      <w:r>
        <w:rPr>
          <w:sz w:val="20"/>
          <w:szCs w:val="20"/>
        </w:rPr>
        <w:t xml:space="preserve"> el cual facilita la descripción de los indicadores:</w:t>
      </w:r>
    </w:p>
    <w:p w14:paraId="00000137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sz w:val="20"/>
          <w:szCs w:val="20"/>
        </w:rPr>
      </w:pPr>
    </w:p>
    <w:p w14:paraId="00000138" w14:textId="77777777" w:rsidR="00D36F95" w:rsidRDefault="00C92B4B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Fichas de indicadores </w:t>
      </w:r>
    </w:p>
    <w:p w14:paraId="00000139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sz w:val="20"/>
          <w:szCs w:val="20"/>
        </w:rPr>
      </w:pPr>
    </w:p>
    <w:p w14:paraId="0000013A" w14:textId="5998F008" w:rsidR="00D36F95" w:rsidRDefault="00C92B4B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  <w:sz w:val="20"/>
          <w:szCs w:val="20"/>
          <w:highlight w:val="white"/>
        </w:rPr>
      </w:pPr>
      <w:r>
        <w:rPr>
          <w:color w:val="000000"/>
          <w:sz w:val="20"/>
          <w:szCs w:val="20"/>
        </w:rPr>
        <w:t>El PAIES tiene como responsabilidad adoptar un</w:t>
      </w:r>
      <w:r>
        <w:rPr>
          <w:color w:val="000000"/>
          <w:sz w:val="20"/>
          <w:szCs w:val="20"/>
          <w:highlight w:val="white"/>
        </w:rPr>
        <w:t xml:space="preserve"> programa que debe estar orientado a optimizar la percepción y cuantificación de dichas relaciones; de este modo</w:t>
      </w:r>
      <w:ins w:id="209" w:author="Microsoft Office User" w:date="2022-09-07T12:23:00Z">
        <w:r w:rsidR="003571D1">
          <w:rPr>
            <w:color w:val="000000"/>
            <w:sz w:val="20"/>
            <w:szCs w:val="20"/>
            <w:highlight w:val="white"/>
          </w:rPr>
          <w:t>,</w:t>
        </w:r>
      </w:ins>
      <w:r>
        <w:rPr>
          <w:color w:val="000000"/>
          <w:sz w:val="20"/>
          <w:szCs w:val="20"/>
          <w:highlight w:val="white"/>
        </w:rPr>
        <w:t xml:space="preserve"> se puede inferir que una mejora en las condiciones socio</w:t>
      </w:r>
      <w:del w:id="210" w:author="Microsoft Office User" w:date="2022-09-07T12:23:00Z">
        <w:r w:rsidDel="00740884">
          <w:rPr>
            <w:color w:val="000000"/>
            <w:sz w:val="20"/>
            <w:szCs w:val="20"/>
            <w:highlight w:val="white"/>
          </w:rPr>
          <w:delText xml:space="preserve"> </w:delText>
        </w:r>
      </w:del>
      <w:r>
        <w:rPr>
          <w:color w:val="000000"/>
          <w:sz w:val="20"/>
          <w:szCs w:val="20"/>
          <w:highlight w:val="white"/>
        </w:rPr>
        <w:t>ambientales y condiciones sanitarias de los entornos de salud</w:t>
      </w:r>
      <w:ins w:id="211" w:author="Microsoft Office User" w:date="2022-09-07T12:23:00Z">
        <w:r w:rsidR="003571D1">
          <w:rPr>
            <w:color w:val="000000"/>
            <w:sz w:val="20"/>
            <w:szCs w:val="20"/>
            <w:highlight w:val="white"/>
          </w:rPr>
          <w:t>,</w:t>
        </w:r>
      </w:ins>
      <w:r>
        <w:rPr>
          <w:sz w:val="20"/>
          <w:szCs w:val="20"/>
          <w:highlight w:val="white"/>
        </w:rPr>
        <w:t xml:space="preserve"> como</w:t>
      </w:r>
      <w:r>
        <w:rPr>
          <w:color w:val="000000"/>
          <w:sz w:val="20"/>
          <w:szCs w:val="20"/>
          <w:highlight w:val="white"/>
        </w:rPr>
        <w:t xml:space="preserve"> vivienda, escuela y lugar de trabaj</w:t>
      </w:r>
      <w:r>
        <w:rPr>
          <w:sz w:val="20"/>
          <w:szCs w:val="20"/>
          <w:highlight w:val="white"/>
        </w:rPr>
        <w:t>o,</w:t>
      </w:r>
      <w:r>
        <w:rPr>
          <w:color w:val="000000"/>
          <w:sz w:val="20"/>
          <w:szCs w:val="20"/>
          <w:highlight w:val="white"/>
        </w:rPr>
        <w:t xml:space="preserve"> puede reduc</w:t>
      </w:r>
      <w:r>
        <w:rPr>
          <w:sz w:val="20"/>
          <w:szCs w:val="20"/>
          <w:highlight w:val="white"/>
        </w:rPr>
        <w:t>ir</w:t>
      </w:r>
      <w:r>
        <w:rPr>
          <w:color w:val="000000"/>
          <w:sz w:val="20"/>
          <w:szCs w:val="20"/>
          <w:highlight w:val="white"/>
        </w:rPr>
        <w:t xml:space="preserve"> la cantidad de </w:t>
      </w:r>
      <w:r w:rsidR="009F1CBF">
        <w:rPr>
          <w:sz w:val="20"/>
          <w:szCs w:val="20"/>
          <w:highlight w:val="white"/>
        </w:rPr>
        <w:t xml:space="preserve">eventos </w:t>
      </w:r>
      <w:r w:rsidR="009F1CBF">
        <w:rPr>
          <w:color w:val="000000"/>
          <w:sz w:val="20"/>
          <w:szCs w:val="20"/>
          <w:highlight w:val="white"/>
        </w:rPr>
        <w:t>del</w:t>
      </w:r>
      <w:r>
        <w:rPr>
          <w:color w:val="000000"/>
          <w:sz w:val="20"/>
          <w:szCs w:val="20"/>
          <w:highlight w:val="white"/>
        </w:rPr>
        <w:t xml:space="preserve"> indicador de efecto en la salud del individuo o sujeto a vigilar. </w:t>
      </w:r>
    </w:p>
    <w:p w14:paraId="0000013B" w14:textId="6AF280B6" w:rsidR="00D36F95" w:rsidRDefault="00C92B4B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sz w:val="20"/>
          <w:szCs w:val="20"/>
        </w:rPr>
      </w:pPr>
      <w:r>
        <w:rPr>
          <w:color w:val="000000"/>
          <w:sz w:val="20"/>
          <w:szCs w:val="20"/>
        </w:rPr>
        <w:t>Por ejemplo, se espera que</w:t>
      </w:r>
      <w:ins w:id="212" w:author="Microsoft Office User" w:date="2022-09-07T12:23:00Z">
        <w:r w:rsidR="00740884">
          <w:rPr>
            <w:color w:val="000000"/>
            <w:sz w:val="20"/>
            <w:szCs w:val="20"/>
          </w:rPr>
          <w:t>,</w:t>
        </w:r>
      </w:ins>
      <w:r>
        <w:rPr>
          <w:color w:val="000000"/>
          <w:sz w:val="20"/>
          <w:szCs w:val="20"/>
        </w:rPr>
        <w:t xml:space="preserve"> </w:t>
      </w:r>
      <w:del w:id="213" w:author="Microsoft Office User" w:date="2022-09-07T12:23:00Z">
        <w:r w:rsidDel="00740884">
          <w:rPr>
            <w:sz w:val="20"/>
            <w:szCs w:val="20"/>
          </w:rPr>
          <w:delText xml:space="preserve">se </w:delText>
        </w:r>
      </w:del>
      <w:ins w:id="214" w:author="Microsoft Office User" w:date="2022-09-07T12:23:00Z">
        <w:r w:rsidR="00740884">
          <w:rPr>
            <w:sz w:val="20"/>
            <w:szCs w:val="20"/>
          </w:rPr>
          <w:t xml:space="preserve">de </w:t>
        </w:r>
      </w:ins>
      <w:r>
        <w:rPr>
          <w:sz w:val="20"/>
          <w:szCs w:val="20"/>
        </w:rPr>
        <w:t xml:space="preserve">una mejora </w:t>
      </w:r>
      <w:del w:id="215" w:author="Microsoft Office User" w:date="2022-09-07T12:23:00Z">
        <w:r w:rsidDel="00740884">
          <w:rPr>
            <w:sz w:val="20"/>
            <w:szCs w:val="20"/>
          </w:rPr>
          <w:delText xml:space="preserve">a </w:delText>
        </w:r>
      </w:del>
      <w:ins w:id="216" w:author="Microsoft Office User" w:date="2022-09-07T12:23:00Z">
        <w:r w:rsidR="00740884">
          <w:rPr>
            <w:sz w:val="20"/>
            <w:szCs w:val="20"/>
          </w:rPr>
          <w:t xml:space="preserve">en </w:t>
        </w:r>
      </w:ins>
      <w:r>
        <w:rPr>
          <w:sz w:val="20"/>
          <w:szCs w:val="20"/>
        </w:rPr>
        <w:t>la situación y condiciones</w:t>
      </w:r>
      <w:r>
        <w:rPr>
          <w:color w:val="000000"/>
          <w:sz w:val="20"/>
          <w:szCs w:val="20"/>
        </w:rPr>
        <w:t xml:space="preserve"> de vida (satisfacción de las necesidades básicas</w:t>
      </w:r>
      <w:ins w:id="217" w:author="Microsoft Office User" w:date="2022-09-07T12:23:00Z">
        <w:r w:rsidR="00740884">
          <w:rPr>
            <w:color w:val="000000"/>
            <w:sz w:val="20"/>
            <w:szCs w:val="20"/>
          </w:rPr>
          <w:t>,</w:t>
        </w:r>
      </w:ins>
      <w:r>
        <w:rPr>
          <w:color w:val="000000"/>
          <w:sz w:val="20"/>
          <w:szCs w:val="20"/>
        </w:rPr>
        <w:t xml:space="preserve"> como salud, educación, vivienda, alimentación)</w:t>
      </w:r>
      <w:ins w:id="218" w:author="Microsoft Office User" w:date="2022-09-07T12:24:00Z">
        <w:r w:rsidR="00740884">
          <w:rPr>
            <w:color w:val="000000"/>
            <w:sz w:val="20"/>
            <w:szCs w:val="20"/>
          </w:rPr>
          <w:t>, se</w:t>
        </w:r>
      </w:ins>
      <w:r>
        <w:rPr>
          <w:color w:val="000000"/>
          <w:sz w:val="20"/>
          <w:szCs w:val="20"/>
        </w:rPr>
        <w:t xml:space="preserve"> decremente la cantidad de situaciones que afecten la salud mental de los pobladores y </w:t>
      </w:r>
      <w:ins w:id="219" w:author="Microsoft Office User" w:date="2022-09-07T12:24:00Z">
        <w:r w:rsidR="00740884">
          <w:rPr>
            <w:color w:val="000000"/>
            <w:sz w:val="20"/>
            <w:szCs w:val="20"/>
          </w:rPr>
          <w:t xml:space="preserve">se </w:t>
        </w:r>
      </w:ins>
      <w:r>
        <w:rPr>
          <w:color w:val="000000"/>
          <w:sz w:val="20"/>
          <w:szCs w:val="20"/>
        </w:rPr>
        <w:t>reduzca la tasa de padecimientos como estrés, depresión</w:t>
      </w:r>
      <w:ins w:id="220" w:author="Microsoft Office User" w:date="2022-09-07T12:24:00Z">
        <w:r w:rsidR="00740884">
          <w:rPr>
            <w:color w:val="000000"/>
            <w:sz w:val="20"/>
            <w:szCs w:val="20"/>
          </w:rPr>
          <w:t xml:space="preserve"> o</w:t>
        </w:r>
      </w:ins>
      <w:del w:id="221" w:author="Microsoft Office User" w:date="2022-09-07T12:24:00Z">
        <w:r w:rsidDel="00740884">
          <w:rPr>
            <w:color w:val="000000"/>
            <w:sz w:val="20"/>
            <w:szCs w:val="20"/>
          </w:rPr>
          <w:delText>,</w:delText>
        </w:r>
      </w:del>
      <w:r>
        <w:rPr>
          <w:color w:val="000000"/>
          <w:sz w:val="20"/>
          <w:szCs w:val="20"/>
        </w:rPr>
        <w:t xml:space="preserve"> ansiedad</w:t>
      </w:r>
      <w:ins w:id="222" w:author="Microsoft Office User" w:date="2022-09-07T12:24:00Z">
        <w:r w:rsidR="00740884">
          <w:rPr>
            <w:color w:val="000000"/>
            <w:sz w:val="20"/>
            <w:szCs w:val="20"/>
          </w:rPr>
          <w:t>,</w:t>
        </w:r>
      </w:ins>
      <w:r>
        <w:rPr>
          <w:color w:val="000000"/>
          <w:sz w:val="20"/>
          <w:szCs w:val="20"/>
        </w:rPr>
        <w:t xml:space="preserve"> que pueden llevar al individuo incluso a la muerte (suicidio).</w:t>
      </w:r>
    </w:p>
    <w:p w14:paraId="0000013C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sz w:val="20"/>
          <w:szCs w:val="20"/>
        </w:rPr>
      </w:pPr>
    </w:p>
    <w:p w14:paraId="0000013D" w14:textId="53AD2DCD" w:rsidR="00D36F95" w:rsidRDefault="00C92B4B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>En el siguiente enlace, se evidencia la ficha para la descripción del indicador, donde están todos los campos que compone</w:t>
      </w:r>
      <w:ins w:id="223" w:author="Microsoft Office User" w:date="2022-09-07T12:25:00Z">
        <w:r w:rsidR="00740884">
          <w:rPr>
            <w:sz w:val="20"/>
            <w:szCs w:val="20"/>
          </w:rPr>
          <w:t>n</w:t>
        </w:r>
      </w:ins>
      <w:r>
        <w:rPr>
          <w:sz w:val="20"/>
          <w:szCs w:val="20"/>
        </w:rPr>
        <w:t xml:space="preserve"> la ficha</w:t>
      </w:r>
      <w:ins w:id="224" w:author="Microsoft Office User" w:date="2022-09-07T12:25:00Z">
        <w:r w:rsidR="00740884">
          <w:rPr>
            <w:sz w:val="20"/>
            <w:szCs w:val="20"/>
          </w:rPr>
          <w:t>;</w:t>
        </w:r>
      </w:ins>
      <w:del w:id="225" w:author="Microsoft Office User" w:date="2022-09-07T12:25:00Z">
        <w:r w:rsidDel="00740884">
          <w:rPr>
            <w:sz w:val="20"/>
            <w:szCs w:val="20"/>
          </w:rPr>
          <w:delText>,</w:delText>
        </w:r>
      </w:del>
      <w:r>
        <w:rPr>
          <w:sz w:val="20"/>
          <w:szCs w:val="20"/>
        </w:rPr>
        <w:t xml:space="preserve"> de igual manera</w:t>
      </w:r>
      <w:ins w:id="226" w:author="Microsoft Office User" w:date="2022-09-07T12:25:00Z">
        <w:r w:rsidR="00740884">
          <w:rPr>
            <w:sz w:val="20"/>
            <w:szCs w:val="20"/>
          </w:rPr>
          <w:t>,</w:t>
        </w:r>
      </w:ins>
      <w:r>
        <w:rPr>
          <w:sz w:val="20"/>
          <w:szCs w:val="20"/>
        </w:rPr>
        <w:t xml:space="preserve"> en la página 2, se encuentra un modelo</w:t>
      </w:r>
      <w:del w:id="227" w:author="Microsoft Office User" w:date="2022-09-07T12:25:00Z">
        <w:r w:rsidDel="00740884">
          <w:rPr>
            <w:sz w:val="20"/>
            <w:szCs w:val="20"/>
          </w:rPr>
          <w:delText>,</w:delText>
        </w:r>
      </w:del>
      <w:r>
        <w:rPr>
          <w:sz w:val="20"/>
          <w:szCs w:val="20"/>
        </w:rPr>
        <w:t xml:space="preserve"> para poder comprender de mejor manera una ficha diligenciada:</w:t>
      </w:r>
    </w:p>
    <w:p w14:paraId="0000013E" w14:textId="77777777" w:rsidR="00D36F95" w:rsidRDefault="00D36F95">
      <w:pPr>
        <w:spacing w:after="120"/>
        <w:rPr>
          <w:sz w:val="20"/>
          <w:szCs w:val="20"/>
        </w:rPr>
      </w:pPr>
    </w:p>
    <w:tbl>
      <w:tblPr>
        <w:tblStyle w:val="affffff4"/>
        <w:tblW w:w="9495" w:type="dxa"/>
        <w:tblInd w:w="465" w:type="dxa"/>
        <w:tblLayout w:type="fixed"/>
        <w:tblLook w:val="0400" w:firstRow="0" w:lastRow="0" w:firstColumn="0" w:lastColumn="0" w:noHBand="0" w:noVBand="1"/>
      </w:tblPr>
      <w:tblGrid>
        <w:gridCol w:w="9495"/>
      </w:tblGrid>
      <w:tr w:rsidR="00D36F95" w14:paraId="0A5172CF" w14:textId="77777777">
        <w:trPr>
          <w:trHeight w:val="960"/>
        </w:trPr>
        <w:tc>
          <w:tcPr>
            <w:tcW w:w="9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000013F" w14:textId="77777777" w:rsidR="00D36F95" w:rsidRDefault="00D36F95">
            <w:pPr>
              <w:spacing w:after="120"/>
              <w:jc w:val="center"/>
              <w:rPr>
                <w:rFonts w:ascii="Arial" w:eastAsia="Arial" w:hAnsi="Arial" w:cs="Arial"/>
                <w:sz w:val="20"/>
                <w:szCs w:val="20"/>
                <w:highlight w:val="yellow"/>
              </w:rPr>
            </w:pPr>
          </w:p>
          <w:p w14:paraId="00000140" w14:textId="77777777" w:rsidR="00D36F95" w:rsidRDefault="00DC6A83">
            <w:pPr>
              <w:spacing w:after="12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sdt>
              <w:sdtPr>
                <w:tag w:val="goog_rdk_25"/>
                <w:id w:val="-1657132658"/>
              </w:sdtPr>
              <w:sdtEndPr/>
              <w:sdtContent>
                <w:commentRangeStart w:id="228"/>
              </w:sdtContent>
            </w:sdt>
            <w:r w:rsidR="00C92B4B">
              <w:rPr>
                <w:rFonts w:ascii="Arial" w:eastAsia="Arial" w:hAnsi="Arial" w:cs="Arial"/>
                <w:color w:val="333333"/>
                <w:sz w:val="26"/>
                <w:szCs w:val="26"/>
                <w:highlight w:val="white"/>
              </w:rPr>
              <w:t>Ficha para la descripción del indicador</w:t>
            </w:r>
            <w:commentRangeEnd w:id="228"/>
            <w:r w:rsidR="00C92B4B">
              <w:commentReference w:id="228"/>
            </w:r>
          </w:p>
        </w:tc>
      </w:tr>
    </w:tbl>
    <w:p w14:paraId="00000141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0000142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color w:val="000000"/>
          <w:sz w:val="20"/>
          <w:szCs w:val="20"/>
        </w:rPr>
      </w:pPr>
    </w:p>
    <w:p w14:paraId="00000143" w14:textId="5BEEFAE1" w:rsidR="00D36F95" w:rsidRDefault="00C92B4B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Análisis, </w:t>
      </w:r>
      <w:del w:id="229" w:author="Microsoft Office User" w:date="2022-09-07T12:25:00Z">
        <w:r w:rsidDel="00740884">
          <w:rPr>
            <w:b/>
            <w:color w:val="000000"/>
            <w:sz w:val="20"/>
            <w:szCs w:val="20"/>
          </w:rPr>
          <w:delText xml:space="preserve">Resultados </w:delText>
        </w:r>
      </w:del>
      <w:ins w:id="230" w:author="Microsoft Office User" w:date="2022-09-07T12:25:00Z">
        <w:r w:rsidR="00740884">
          <w:rPr>
            <w:b/>
            <w:color w:val="000000"/>
            <w:sz w:val="20"/>
            <w:szCs w:val="20"/>
          </w:rPr>
          <w:t xml:space="preserve">resultados </w:t>
        </w:r>
      </w:ins>
      <w:r>
        <w:rPr>
          <w:b/>
          <w:color w:val="000000"/>
          <w:sz w:val="20"/>
          <w:szCs w:val="20"/>
        </w:rPr>
        <w:t xml:space="preserve">y acciones de </w:t>
      </w:r>
      <w:del w:id="231" w:author="Microsoft Office User" w:date="2022-09-07T12:25:00Z">
        <w:r w:rsidDel="00740884">
          <w:rPr>
            <w:b/>
            <w:color w:val="000000"/>
            <w:sz w:val="20"/>
            <w:szCs w:val="20"/>
          </w:rPr>
          <w:delText>Mejora</w:delText>
        </w:r>
      </w:del>
      <w:ins w:id="232" w:author="Microsoft Office User" w:date="2022-09-07T12:25:00Z">
        <w:r w:rsidR="00740884">
          <w:rPr>
            <w:b/>
            <w:color w:val="000000"/>
            <w:sz w:val="20"/>
            <w:szCs w:val="20"/>
          </w:rPr>
          <w:t>mejora</w:t>
        </w:r>
      </w:ins>
    </w:p>
    <w:p w14:paraId="00000144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b/>
          <w:color w:val="000000"/>
          <w:sz w:val="20"/>
          <w:szCs w:val="20"/>
        </w:rPr>
      </w:pPr>
    </w:p>
    <w:p w14:paraId="00000145" w14:textId="1E452C1B" w:rsidR="00D36F95" w:rsidRDefault="00C92B4B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Analizar los resultados es un proceso que conlleva una revisión minuciosa de cada una de las herramientas utilizadas para evaluar cada uno de los entornos; es posible analizar los resultados obtenidos por categorías, teniendo en cuenta las observaciones allí consignadas</w:t>
      </w:r>
      <w:del w:id="233" w:author="Microsoft Office User" w:date="2022-09-07T12:27:00Z">
        <w:r w:rsidDel="008C66FE">
          <w:rPr>
            <w:sz w:val="20"/>
            <w:szCs w:val="20"/>
            <w:highlight w:val="white"/>
          </w:rPr>
          <w:delText xml:space="preserve">, </w:delText>
        </w:r>
      </w:del>
      <w:ins w:id="234" w:author="Microsoft Office User" w:date="2022-09-07T12:27:00Z">
        <w:r w:rsidR="008C66FE">
          <w:rPr>
            <w:sz w:val="20"/>
            <w:szCs w:val="20"/>
            <w:highlight w:val="white"/>
          </w:rPr>
          <w:t xml:space="preserve">; </w:t>
        </w:r>
      </w:ins>
      <w:r>
        <w:rPr>
          <w:sz w:val="20"/>
          <w:szCs w:val="20"/>
          <w:highlight w:val="white"/>
        </w:rPr>
        <w:t xml:space="preserve">esto permitirá </w:t>
      </w:r>
      <w:r w:rsidR="009F1CBF">
        <w:rPr>
          <w:sz w:val="20"/>
          <w:szCs w:val="20"/>
          <w:highlight w:val="white"/>
        </w:rPr>
        <w:t>estructurar los</w:t>
      </w:r>
      <w:r>
        <w:rPr>
          <w:sz w:val="20"/>
          <w:szCs w:val="20"/>
          <w:highlight w:val="white"/>
        </w:rPr>
        <w:t xml:space="preserve"> procesos de valoración de manera regular y contextual; otra forma de hacer esta valoración de resultados es haciéndolo de manera global, es decir, tomando el número de indicadores en:</w:t>
      </w:r>
    </w:p>
    <w:p w14:paraId="00000146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sz w:val="20"/>
          <w:szCs w:val="20"/>
          <w:highlight w:val="white"/>
        </w:rPr>
      </w:pPr>
    </w:p>
    <w:p w14:paraId="00000147" w14:textId="77777777" w:rsidR="00D36F95" w:rsidRDefault="00DC6A83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sz w:val="20"/>
          <w:szCs w:val="20"/>
          <w:highlight w:val="white"/>
        </w:rPr>
      </w:pPr>
      <w:sdt>
        <w:sdtPr>
          <w:tag w:val="goog_rdk_26"/>
          <w:id w:val="-480541521"/>
        </w:sdtPr>
        <w:sdtEndPr/>
        <w:sdtContent>
          <w:commentRangeStart w:id="235"/>
        </w:sdtContent>
      </w:sdt>
      <w:r w:rsidR="00C92B4B">
        <w:rPr>
          <w:sz w:val="20"/>
          <w:szCs w:val="20"/>
          <w:highlight w:val="white"/>
        </w:rPr>
        <w:t>Nivel inicial.</w:t>
      </w:r>
    </w:p>
    <w:p w14:paraId="00000148" w14:textId="77777777" w:rsidR="00D36F95" w:rsidRDefault="00C92B4B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Nivel medio.</w:t>
      </w:r>
    </w:p>
    <w:p w14:paraId="00000149" w14:textId="4DA29013" w:rsidR="00D36F95" w:rsidRDefault="009F1CBF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Nivel avanzado.</w:t>
      </w:r>
      <w:commentRangeEnd w:id="235"/>
      <w:r>
        <w:commentReference w:id="235"/>
      </w:r>
    </w:p>
    <w:p w14:paraId="0000014A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sz w:val="20"/>
          <w:szCs w:val="20"/>
          <w:highlight w:val="white"/>
        </w:rPr>
      </w:pPr>
    </w:p>
    <w:p w14:paraId="0000014B" w14:textId="3C3908F1" w:rsidR="00D36F95" w:rsidRDefault="00C92B4B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  <w:sz w:val="20"/>
          <w:szCs w:val="20"/>
        </w:rPr>
      </w:pPr>
      <w:r>
        <w:rPr>
          <w:sz w:val="20"/>
          <w:szCs w:val="20"/>
          <w:highlight w:val="white"/>
        </w:rPr>
        <w:t>Lo que dará como resultado final un indicador general cuantitativo</w:t>
      </w:r>
      <w:ins w:id="236" w:author="Microsoft Office User" w:date="2022-09-07T12:27:00Z">
        <w:r w:rsidR="008C66FE">
          <w:rPr>
            <w:sz w:val="20"/>
            <w:szCs w:val="20"/>
            <w:highlight w:val="white"/>
          </w:rPr>
          <w:t>.</w:t>
        </w:r>
      </w:ins>
      <w:del w:id="237" w:author="Microsoft Office User" w:date="2022-09-07T12:27:00Z">
        <w:r w:rsidDel="008C66FE">
          <w:rPr>
            <w:sz w:val="20"/>
            <w:szCs w:val="20"/>
            <w:highlight w:val="white"/>
          </w:rPr>
          <w:delText>,</w:delText>
        </w:r>
      </w:del>
      <w:r>
        <w:rPr>
          <w:sz w:val="20"/>
          <w:szCs w:val="20"/>
          <w:highlight w:val="white"/>
        </w:rPr>
        <w:t xml:space="preserve"> </w:t>
      </w:r>
      <w:ins w:id="238" w:author="Microsoft Office User" w:date="2022-09-07T12:27:00Z">
        <w:r w:rsidR="008C66FE">
          <w:rPr>
            <w:sz w:val="20"/>
            <w:szCs w:val="20"/>
            <w:highlight w:val="white"/>
          </w:rPr>
          <w:t>C</w:t>
        </w:r>
      </w:ins>
      <w:del w:id="239" w:author="Microsoft Office User" w:date="2022-09-07T12:27:00Z">
        <w:r w:rsidDel="008C66FE">
          <w:rPr>
            <w:sz w:val="20"/>
            <w:szCs w:val="20"/>
            <w:highlight w:val="white"/>
          </w:rPr>
          <w:delText>c</w:delText>
        </w:r>
      </w:del>
      <w:r>
        <w:rPr>
          <w:sz w:val="20"/>
          <w:szCs w:val="20"/>
          <w:highlight w:val="white"/>
        </w:rPr>
        <w:t>abe resaltar que el análisis se hace basado en el interés del evaluado</w:t>
      </w:r>
      <w:r>
        <w:rPr>
          <w:color w:val="000000"/>
          <w:sz w:val="20"/>
          <w:szCs w:val="20"/>
        </w:rPr>
        <w:t>r.</w:t>
      </w:r>
    </w:p>
    <w:p w14:paraId="0000014C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  <w:sz w:val="20"/>
          <w:szCs w:val="20"/>
        </w:rPr>
      </w:pPr>
    </w:p>
    <w:p w14:paraId="0000014D" w14:textId="43CF882E" w:rsidR="00D36F95" w:rsidRDefault="00C92B4B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sz w:val="20"/>
          <w:szCs w:val="20"/>
          <w:highlight w:val="white"/>
        </w:rPr>
      </w:pPr>
      <w:r>
        <w:rPr>
          <w:b/>
          <w:sz w:val="20"/>
          <w:szCs w:val="20"/>
          <w:highlight w:val="white"/>
        </w:rPr>
        <w:t xml:space="preserve">Acciones de </w:t>
      </w:r>
      <w:del w:id="240" w:author="Microsoft Office User" w:date="2022-09-07T12:27:00Z">
        <w:r w:rsidDel="008C66FE">
          <w:rPr>
            <w:b/>
            <w:sz w:val="20"/>
            <w:szCs w:val="20"/>
            <w:highlight w:val="white"/>
          </w:rPr>
          <w:delText xml:space="preserve">Mejora </w:delText>
        </w:r>
      </w:del>
      <w:ins w:id="241" w:author="Microsoft Office User" w:date="2022-09-07T12:27:00Z">
        <w:r w:rsidR="008C66FE">
          <w:rPr>
            <w:b/>
            <w:sz w:val="20"/>
            <w:szCs w:val="20"/>
            <w:highlight w:val="white"/>
          </w:rPr>
          <w:t xml:space="preserve">mejora </w:t>
        </w:r>
      </w:ins>
    </w:p>
    <w:p w14:paraId="0000014E" w14:textId="3F9719B1" w:rsidR="00D36F95" w:rsidRDefault="00C92B4B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Las acciones de mejora son estrategias que no solo ayudan a superar una situación generada en un momento dado</w:t>
      </w:r>
      <w:ins w:id="242" w:author="Microsoft Office User" w:date="2022-09-07T12:27:00Z">
        <w:r w:rsidR="008C66FE">
          <w:rPr>
            <w:sz w:val="20"/>
            <w:szCs w:val="20"/>
            <w:highlight w:val="white"/>
          </w:rPr>
          <w:t>,</w:t>
        </w:r>
      </w:ins>
      <w:r>
        <w:rPr>
          <w:sz w:val="20"/>
          <w:szCs w:val="20"/>
          <w:highlight w:val="white"/>
        </w:rPr>
        <w:t xml:space="preserve"> que previamente </w:t>
      </w:r>
      <w:r w:rsidR="009F1CBF">
        <w:rPr>
          <w:sz w:val="20"/>
          <w:szCs w:val="20"/>
          <w:highlight w:val="white"/>
        </w:rPr>
        <w:t>fue</w:t>
      </w:r>
      <w:r>
        <w:rPr>
          <w:sz w:val="20"/>
          <w:szCs w:val="20"/>
          <w:highlight w:val="white"/>
        </w:rPr>
        <w:t xml:space="preserve"> analizado, sino </w:t>
      </w:r>
      <w:ins w:id="243" w:author="Microsoft Office User" w:date="2022-09-07T12:27:00Z">
        <w:r w:rsidR="008C66FE">
          <w:rPr>
            <w:sz w:val="20"/>
            <w:szCs w:val="20"/>
            <w:highlight w:val="white"/>
          </w:rPr>
          <w:t xml:space="preserve">que </w:t>
        </w:r>
      </w:ins>
      <w:r>
        <w:rPr>
          <w:sz w:val="20"/>
          <w:szCs w:val="20"/>
          <w:highlight w:val="white"/>
        </w:rPr>
        <w:t>también permite que sea realizado continuamente, garantizando el mejoramiento continuo orientado a proteger, prevenir y mitigar el deterioro de la salud de la población a intervenir.</w:t>
      </w:r>
    </w:p>
    <w:p w14:paraId="0000014F" w14:textId="77777777" w:rsidR="00D36F95" w:rsidRDefault="00DC6A83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sz w:val="20"/>
          <w:szCs w:val="20"/>
          <w:highlight w:val="white"/>
        </w:rPr>
      </w:pPr>
      <w:sdt>
        <w:sdtPr>
          <w:tag w:val="goog_rdk_27"/>
          <w:id w:val="-390646952"/>
        </w:sdtPr>
        <w:sdtEndPr/>
        <w:sdtContent>
          <w:commentRangeStart w:id="244"/>
        </w:sdtContent>
      </w:sdt>
      <w:r w:rsidR="00C92B4B">
        <w:rPr>
          <w:noProof/>
          <w:sz w:val="20"/>
          <w:szCs w:val="20"/>
          <w:highlight w:val="white"/>
        </w:rPr>
        <w:drawing>
          <wp:inline distT="114300" distB="114300" distL="114300" distR="114300" wp14:anchorId="7AC0A2C8" wp14:editId="4B31D1A9">
            <wp:extent cx="2523173" cy="1682115"/>
            <wp:effectExtent l="0" t="0" r="0" b="0"/>
            <wp:docPr id="8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3173" cy="1682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244"/>
      <w:r w:rsidR="00C92B4B">
        <w:commentReference w:id="244"/>
      </w:r>
    </w:p>
    <w:p w14:paraId="00000150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sz w:val="20"/>
          <w:szCs w:val="20"/>
          <w:highlight w:val="white"/>
        </w:rPr>
      </w:pPr>
    </w:p>
    <w:p w14:paraId="00000151" w14:textId="7DB254B3" w:rsidR="00D36F95" w:rsidRDefault="00C92B4B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Para la realización de acciones de mejora altamente confiables, es importante que el PAIES - </w:t>
      </w:r>
      <w:hyperlink r:id="rId25" w:anchor=":~:text=La%20EES%20tiene%20como%20objetivo,un%20eje%20transversal%2C%20el%20agua.">
        <w:r>
          <w:rPr>
            <w:sz w:val="20"/>
            <w:szCs w:val="20"/>
            <w:highlight w:val="white"/>
          </w:rPr>
          <w:t>Plan de Acción Intersectorial de Entornos Saludables</w:t>
        </w:r>
      </w:hyperlink>
      <w:r>
        <w:rPr>
          <w:sz w:val="20"/>
          <w:szCs w:val="20"/>
          <w:highlight w:val="white"/>
        </w:rPr>
        <w:t xml:space="preserve"> implemente un sistema de información que deberá ser accesible al público y </w:t>
      </w:r>
      <w:ins w:id="245" w:author="Microsoft Office User" w:date="2022-09-07T12:28:00Z">
        <w:r w:rsidR="008C66FE">
          <w:rPr>
            <w:sz w:val="20"/>
            <w:szCs w:val="20"/>
            <w:highlight w:val="white"/>
          </w:rPr>
          <w:t xml:space="preserve">que </w:t>
        </w:r>
      </w:ins>
      <w:r>
        <w:rPr>
          <w:sz w:val="20"/>
          <w:szCs w:val="20"/>
          <w:highlight w:val="white"/>
        </w:rPr>
        <w:t>pueda incluir</w:t>
      </w:r>
      <w:ins w:id="246" w:author="Microsoft Office User" w:date="2022-09-07T12:28:00Z">
        <w:r w:rsidR="008C66FE">
          <w:rPr>
            <w:sz w:val="20"/>
            <w:szCs w:val="20"/>
            <w:highlight w:val="white"/>
          </w:rPr>
          <w:t>,</w:t>
        </w:r>
      </w:ins>
      <w:r>
        <w:rPr>
          <w:sz w:val="20"/>
          <w:szCs w:val="20"/>
          <w:highlight w:val="white"/>
        </w:rPr>
        <w:t xml:space="preserve"> como mínimo</w:t>
      </w:r>
      <w:ins w:id="247" w:author="Microsoft Office User" w:date="2022-09-07T12:28:00Z">
        <w:r w:rsidR="008C66FE">
          <w:rPr>
            <w:sz w:val="20"/>
            <w:szCs w:val="20"/>
            <w:highlight w:val="white"/>
          </w:rPr>
          <w:t>,</w:t>
        </w:r>
      </w:ins>
      <w:r>
        <w:rPr>
          <w:sz w:val="20"/>
          <w:szCs w:val="20"/>
          <w:highlight w:val="white"/>
        </w:rPr>
        <w:t xml:space="preserve"> los siguientes puntos:</w:t>
      </w:r>
    </w:p>
    <w:p w14:paraId="00000152" w14:textId="77777777" w:rsidR="00D36F95" w:rsidRDefault="00D36F95">
      <w:pPr>
        <w:spacing w:after="120"/>
        <w:rPr>
          <w:color w:val="231F20"/>
          <w:sz w:val="20"/>
          <w:szCs w:val="20"/>
        </w:rPr>
      </w:pPr>
    </w:p>
    <w:tbl>
      <w:tblPr>
        <w:tblStyle w:val="affffff5"/>
        <w:tblW w:w="9258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58"/>
      </w:tblGrid>
      <w:tr w:rsidR="00D36F95" w14:paraId="3DEC3C1B" w14:textId="77777777">
        <w:trPr>
          <w:trHeight w:val="897"/>
          <w:jc w:val="center"/>
        </w:trPr>
        <w:tc>
          <w:tcPr>
            <w:tcW w:w="9258" w:type="dxa"/>
            <w:shd w:val="clear" w:color="auto" w:fill="E36C09"/>
          </w:tcPr>
          <w:p w14:paraId="00000153" w14:textId="77777777" w:rsidR="00D36F95" w:rsidRDefault="00D36F95">
            <w:pPr>
              <w:spacing w:after="120"/>
              <w:ind w:left="283"/>
              <w:jc w:val="center"/>
              <w:rPr>
                <w:color w:val="FFFFFF"/>
                <w:sz w:val="20"/>
                <w:szCs w:val="20"/>
              </w:rPr>
            </w:pPr>
          </w:p>
          <w:p w14:paraId="00000154" w14:textId="77777777" w:rsidR="00D36F95" w:rsidRDefault="00C92B4B">
            <w:pPr>
              <w:spacing w:after="120"/>
              <w:ind w:left="283"/>
              <w:jc w:val="center"/>
              <w:rPr>
                <w:color w:val="FFFFFF"/>
                <w:sz w:val="20"/>
                <w:szCs w:val="20"/>
              </w:rPr>
            </w:pPr>
            <w:r>
              <w:rPr>
                <w:color w:val="FFFFFF"/>
                <w:sz w:val="20"/>
                <w:szCs w:val="20"/>
              </w:rPr>
              <w:t>Tarjetas</w:t>
            </w:r>
          </w:p>
          <w:p w14:paraId="00000155" w14:textId="77777777" w:rsidR="00D36F95" w:rsidRDefault="00DC6A83">
            <w:pPr>
              <w:spacing w:after="120"/>
              <w:jc w:val="center"/>
              <w:rPr>
                <w:color w:val="FFFFFF"/>
                <w:sz w:val="20"/>
                <w:szCs w:val="20"/>
              </w:rPr>
            </w:pPr>
            <w:sdt>
              <w:sdtPr>
                <w:tag w:val="goog_rdk_28"/>
                <w:id w:val="-376935023"/>
              </w:sdtPr>
              <w:sdtEndPr/>
              <w:sdtContent>
                <w:commentRangeStart w:id="248"/>
              </w:sdtContent>
            </w:sdt>
            <w:r w:rsidR="00C92B4B">
              <w:rPr>
                <w:color w:val="FFFFFF"/>
                <w:sz w:val="20"/>
                <w:szCs w:val="20"/>
              </w:rPr>
              <w:t>CF3_4_2_puntos</w:t>
            </w:r>
            <w:commentRangeEnd w:id="248"/>
            <w:r w:rsidR="00C92B4B">
              <w:commentReference w:id="248"/>
            </w:r>
          </w:p>
          <w:p w14:paraId="00000156" w14:textId="77777777" w:rsidR="00D36F95" w:rsidRDefault="00D36F95">
            <w:pPr>
              <w:spacing w:after="120"/>
              <w:jc w:val="center"/>
              <w:rPr>
                <w:color w:val="FFFFFF"/>
                <w:sz w:val="20"/>
                <w:szCs w:val="20"/>
              </w:rPr>
            </w:pPr>
          </w:p>
        </w:tc>
      </w:tr>
    </w:tbl>
    <w:p w14:paraId="00000157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0"/>
          <w:szCs w:val="20"/>
          <w:highlight w:val="yellow"/>
        </w:rPr>
      </w:pPr>
    </w:p>
    <w:p w14:paraId="00000158" w14:textId="3A9D87D7" w:rsidR="00D36F95" w:rsidRDefault="00C92B4B">
      <w:pPr>
        <w:pBdr>
          <w:top w:val="nil"/>
          <w:left w:val="nil"/>
          <w:bottom w:val="nil"/>
          <w:right w:val="nil"/>
          <w:between w:val="nil"/>
        </w:pBdr>
        <w:ind w:left="283"/>
        <w:jc w:val="both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Este sistema de información deberá garantizar que la información sea altamente confiable</w:t>
      </w:r>
      <w:ins w:id="249" w:author="Microsoft Office User" w:date="2022-09-07T12:29:00Z">
        <w:r w:rsidR="002F3DA4">
          <w:rPr>
            <w:sz w:val="20"/>
            <w:szCs w:val="20"/>
            <w:highlight w:val="white"/>
          </w:rPr>
          <w:t>,</w:t>
        </w:r>
      </w:ins>
      <w:r>
        <w:rPr>
          <w:sz w:val="20"/>
          <w:szCs w:val="20"/>
          <w:highlight w:val="white"/>
        </w:rPr>
        <w:t xml:space="preserve"> y para eso</w:t>
      </w:r>
      <w:ins w:id="250" w:author="Microsoft Office User" w:date="2022-09-07T12:29:00Z">
        <w:r w:rsidR="002F3DA4">
          <w:rPr>
            <w:sz w:val="20"/>
            <w:szCs w:val="20"/>
            <w:highlight w:val="white"/>
          </w:rPr>
          <w:t>,</w:t>
        </w:r>
      </w:ins>
      <w:r>
        <w:rPr>
          <w:sz w:val="20"/>
          <w:szCs w:val="20"/>
          <w:highlight w:val="white"/>
        </w:rPr>
        <w:t xml:space="preserve"> se recomienda que sea actualizado periódicamente</w:t>
      </w:r>
      <w:del w:id="251" w:author="Microsoft Office User" w:date="2022-09-07T12:29:00Z">
        <w:r w:rsidDel="002F3DA4">
          <w:rPr>
            <w:sz w:val="20"/>
            <w:szCs w:val="20"/>
            <w:highlight w:val="white"/>
          </w:rPr>
          <w:delText xml:space="preserve">, </w:delText>
        </w:r>
      </w:del>
      <w:ins w:id="252" w:author="Microsoft Office User" w:date="2022-09-07T12:29:00Z">
        <w:r w:rsidR="002F3DA4">
          <w:rPr>
            <w:sz w:val="20"/>
            <w:szCs w:val="20"/>
            <w:highlight w:val="white"/>
          </w:rPr>
          <w:t xml:space="preserve">; </w:t>
        </w:r>
      </w:ins>
      <w:r>
        <w:rPr>
          <w:sz w:val="20"/>
          <w:szCs w:val="20"/>
          <w:highlight w:val="white"/>
        </w:rPr>
        <w:t xml:space="preserve">de igual manera, también debe estar articulado con el Sistema </w:t>
      </w:r>
      <w:r w:rsidR="009F1CBF">
        <w:rPr>
          <w:sz w:val="20"/>
          <w:szCs w:val="20"/>
          <w:highlight w:val="white"/>
        </w:rPr>
        <w:t>Unificado</w:t>
      </w:r>
      <w:r>
        <w:rPr>
          <w:sz w:val="20"/>
          <w:szCs w:val="20"/>
          <w:highlight w:val="white"/>
        </w:rPr>
        <w:t xml:space="preserve"> de Información en Salud Ambiental - SUISA.</w:t>
      </w:r>
    </w:p>
    <w:p w14:paraId="00000159" w14:textId="77777777" w:rsidR="00D36F95" w:rsidRDefault="00D36F9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3"/>
        <w:rPr>
          <w:color w:val="000000"/>
          <w:sz w:val="20"/>
          <w:szCs w:val="20"/>
        </w:rPr>
      </w:pPr>
    </w:p>
    <w:p w14:paraId="0000015A" w14:textId="53A3A17E" w:rsidR="00D36F95" w:rsidRDefault="00C92B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3"/>
        <w:jc w:val="both"/>
        <w:rPr>
          <w:color w:val="231F20"/>
          <w:sz w:val="20"/>
          <w:szCs w:val="20"/>
          <w:highlight w:val="white"/>
        </w:rPr>
      </w:pPr>
      <w:r>
        <w:rPr>
          <w:color w:val="231F20"/>
          <w:sz w:val="20"/>
          <w:szCs w:val="20"/>
          <w:highlight w:val="white"/>
        </w:rPr>
        <w:t>Para implementar las acciones orientadas a mejorar las condiciones socio</w:t>
      </w:r>
      <w:del w:id="253" w:author="Microsoft Office User" w:date="2022-09-07T12:29:00Z">
        <w:r w:rsidDel="002F3DA4">
          <w:rPr>
            <w:color w:val="231F20"/>
            <w:sz w:val="20"/>
            <w:szCs w:val="20"/>
            <w:highlight w:val="white"/>
          </w:rPr>
          <w:delText xml:space="preserve">- </w:delText>
        </w:r>
      </w:del>
      <w:r>
        <w:rPr>
          <w:color w:val="231F20"/>
          <w:sz w:val="20"/>
          <w:szCs w:val="20"/>
          <w:highlight w:val="white"/>
        </w:rPr>
        <w:t>ambientales y sanitarias de los entornos en las zonas de interés</w:t>
      </w:r>
      <w:ins w:id="254" w:author="Microsoft Office User" w:date="2022-09-07T12:29:00Z">
        <w:r w:rsidR="002F3DA4">
          <w:rPr>
            <w:color w:val="231F20"/>
            <w:sz w:val="20"/>
            <w:szCs w:val="20"/>
            <w:highlight w:val="white"/>
          </w:rPr>
          <w:t>,</w:t>
        </w:r>
      </w:ins>
      <w:r>
        <w:rPr>
          <w:color w:val="231F20"/>
          <w:sz w:val="20"/>
          <w:szCs w:val="20"/>
          <w:highlight w:val="white"/>
        </w:rPr>
        <w:t xml:space="preserve"> debe hacerse a partir de los problemas identificados en el diagnóstico de línea de base.  </w:t>
      </w:r>
    </w:p>
    <w:p w14:paraId="0000015B" w14:textId="77777777" w:rsidR="00D36F95" w:rsidRDefault="00C92B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3"/>
        <w:jc w:val="both"/>
        <w:rPr>
          <w:color w:val="333333"/>
          <w:sz w:val="20"/>
          <w:szCs w:val="20"/>
        </w:rPr>
      </w:pPr>
      <w:r>
        <w:rPr>
          <w:color w:val="231F20"/>
          <w:sz w:val="20"/>
          <w:szCs w:val="20"/>
        </w:rPr>
        <w:t>“</w:t>
      </w:r>
      <w:r>
        <w:rPr>
          <w:i/>
          <w:color w:val="231F20"/>
          <w:sz w:val="20"/>
          <w:szCs w:val="20"/>
        </w:rPr>
        <w:t xml:space="preserve">Se deberá indicar la justificación, los objetivos y metas, los resultados esperados, la programación de actividades que se han planificado para alcanzar estos objetivos, el cronograma, el presupuesto, las instituciones responsables y los indicadores para la medición del éxito. A continuación, presenta el esquema sugerido para la presentación de cada acción. Las acciones deberán estar coordinadas con la estrategia nacional y deberán ser realistas, apropiadas para el lugar y económica y socialmente viables” </w:t>
      </w:r>
      <w:r>
        <w:rPr>
          <w:color w:val="231F20"/>
          <w:sz w:val="20"/>
          <w:szCs w:val="20"/>
        </w:rPr>
        <w:t xml:space="preserve">(MinSalud, </w:t>
      </w:r>
      <w:r>
        <w:rPr>
          <w:color w:val="333333"/>
          <w:sz w:val="20"/>
          <w:szCs w:val="20"/>
          <w:highlight w:val="white"/>
        </w:rPr>
        <w:t>2009).</w:t>
      </w:r>
      <w:r>
        <w:rPr>
          <w:color w:val="333333"/>
          <w:sz w:val="20"/>
          <w:szCs w:val="20"/>
        </w:rPr>
        <w:t xml:space="preserve"> </w:t>
      </w:r>
    </w:p>
    <w:p w14:paraId="0000015C" w14:textId="77777777" w:rsidR="00D36F95" w:rsidRDefault="00D36F9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3"/>
        <w:jc w:val="center"/>
        <w:rPr>
          <w:color w:val="333333"/>
          <w:sz w:val="20"/>
          <w:szCs w:val="20"/>
        </w:rPr>
      </w:pPr>
    </w:p>
    <w:p w14:paraId="0000015D" w14:textId="77777777" w:rsidR="00D36F95" w:rsidRDefault="00C92B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3"/>
        <w:rPr>
          <w:b/>
          <w:color w:val="333333"/>
          <w:sz w:val="20"/>
          <w:szCs w:val="20"/>
        </w:rPr>
      </w:pPr>
      <w:r>
        <w:rPr>
          <w:b/>
          <w:color w:val="333333"/>
          <w:sz w:val="20"/>
          <w:szCs w:val="20"/>
        </w:rPr>
        <w:t>Figura 3</w:t>
      </w:r>
      <w:del w:id="255" w:author="Microsoft Office User" w:date="2022-09-07T12:30:00Z">
        <w:r w:rsidDel="002F3DA4">
          <w:rPr>
            <w:b/>
            <w:color w:val="333333"/>
            <w:sz w:val="20"/>
            <w:szCs w:val="20"/>
          </w:rPr>
          <w:delText>.</w:delText>
        </w:r>
      </w:del>
    </w:p>
    <w:p w14:paraId="0000015E" w14:textId="77777777" w:rsidR="00D36F95" w:rsidRDefault="00C92B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3"/>
        <w:rPr>
          <w:i/>
          <w:color w:val="333333"/>
          <w:sz w:val="20"/>
          <w:szCs w:val="20"/>
        </w:rPr>
      </w:pPr>
      <w:r>
        <w:rPr>
          <w:i/>
          <w:color w:val="333333"/>
          <w:sz w:val="20"/>
          <w:szCs w:val="20"/>
        </w:rPr>
        <w:t>Esquema para la presentación de una acción orientada a mejorar las condiciones socio</w:t>
      </w:r>
      <w:del w:id="256" w:author="Microsoft Office User" w:date="2022-09-07T12:30:00Z">
        <w:r w:rsidDel="002F3DA4">
          <w:rPr>
            <w:i/>
            <w:color w:val="333333"/>
            <w:sz w:val="20"/>
            <w:szCs w:val="20"/>
          </w:rPr>
          <w:delText>-</w:delText>
        </w:r>
      </w:del>
      <w:r>
        <w:rPr>
          <w:i/>
          <w:color w:val="333333"/>
          <w:sz w:val="20"/>
          <w:szCs w:val="20"/>
        </w:rPr>
        <w:t>ambientales y sanitarias de los entornos y prevenir su deterioro</w:t>
      </w:r>
    </w:p>
    <w:p w14:paraId="0000015F" w14:textId="77777777" w:rsidR="00D36F95" w:rsidRDefault="00D36F9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333333"/>
          <w:sz w:val="20"/>
          <w:szCs w:val="20"/>
        </w:rPr>
      </w:pPr>
    </w:p>
    <w:p w14:paraId="00000160" w14:textId="77777777" w:rsidR="00D36F95" w:rsidRDefault="00DC6A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25"/>
        <w:rPr>
          <w:i/>
          <w:color w:val="231F20"/>
          <w:sz w:val="20"/>
          <w:szCs w:val="20"/>
        </w:rPr>
      </w:pPr>
      <w:sdt>
        <w:sdtPr>
          <w:tag w:val="goog_rdk_29"/>
          <w:id w:val="1435792303"/>
        </w:sdtPr>
        <w:sdtEndPr/>
        <w:sdtContent>
          <w:commentRangeStart w:id="257"/>
        </w:sdtContent>
      </w:sdt>
      <w:r w:rsidR="00C92B4B">
        <w:rPr>
          <w:noProof/>
          <w:color w:val="000000"/>
          <w:sz w:val="20"/>
          <w:szCs w:val="20"/>
        </w:rPr>
        <w:drawing>
          <wp:inline distT="0" distB="0" distL="0" distR="0" wp14:anchorId="514515BD" wp14:editId="625FC93A">
            <wp:extent cx="5492528" cy="4184784"/>
            <wp:effectExtent l="0" t="0" r="0" b="0"/>
            <wp:docPr id="9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2528" cy="41847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257"/>
      <w:r w:rsidR="00C92B4B">
        <w:commentReference w:id="257"/>
      </w:r>
    </w:p>
    <w:p w14:paraId="00000161" w14:textId="64C55067" w:rsidR="00D36F95" w:rsidRDefault="00C92B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25"/>
        <w:rPr>
          <w:color w:val="231F20"/>
          <w:sz w:val="20"/>
          <w:szCs w:val="20"/>
        </w:rPr>
      </w:pPr>
      <w:r>
        <w:rPr>
          <w:color w:val="231F20"/>
          <w:sz w:val="20"/>
          <w:szCs w:val="20"/>
        </w:rPr>
        <w:t>Nota. MinSalud (2</w:t>
      </w:r>
      <w:del w:id="258" w:author="Microsoft Office User" w:date="2022-09-07T12:30:00Z">
        <w:r w:rsidDel="007D1D46">
          <w:rPr>
            <w:color w:val="231F20"/>
            <w:sz w:val="20"/>
            <w:szCs w:val="20"/>
          </w:rPr>
          <w:delText>.</w:delText>
        </w:r>
      </w:del>
      <w:r>
        <w:rPr>
          <w:color w:val="231F20"/>
          <w:sz w:val="20"/>
          <w:szCs w:val="20"/>
        </w:rPr>
        <w:t>009)</w:t>
      </w:r>
      <w:ins w:id="259" w:author="Microsoft Office User" w:date="2022-09-07T12:30:00Z">
        <w:r w:rsidR="007D1D46">
          <w:rPr>
            <w:color w:val="231F20"/>
            <w:sz w:val="20"/>
            <w:szCs w:val="20"/>
          </w:rPr>
          <w:t>.</w:t>
        </w:r>
      </w:ins>
    </w:p>
    <w:p w14:paraId="00000162" w14:textId="77777777" w:rsidR="00D36F95" w:rsidRDefault="00D36F9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25"/>
        <w:rPr>
          <w:i/>
          <w:color w:val="231F20"/>
          <w:sz w:val="20"/>
          <w:szCs w:val="20"/>
        </w:rPr>
      </w:pPr>
    </w:p>
    <w:p w14:paraId="00000163" w14:textId="77777777" w:rsidR="00D36F95" w:rsidRDefault="00D36F9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231F20"/>
          <w:sz w:val="20"/>
          <w:szCs w:val="20"/>
          <w:highlight w:val="yellow"/>
        </w:rPr>
      </w:pPr>
    </w:p>
    <w:p w14:paraId="00000164" w14:textId="77777777" w:rsidR="00D36F95" w:rsidRDefault="00D36F9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231F20"/>
          <w:sz w:val="20"/>
          <w:szCs w:val="20"/>
          <w:highlight w:val="yellow"/>
        </w:rPr>
      </w:pPr>
    </w:p>
    <w:p w14:paraId="00000165" w14:textId="489307CD" w:rsidR="00D36F95" w:rsidRDefault="00C92B4B">
      <w:pPr>
        <w:spacing w:after="120"/>
        <w:ind w:left="566"/>
        <w:jc w:val="both"/>
        <w:rPr>
          <w:color w:val="231F20"/>
          <w:sz w:val="20"/>
          <w:szCs w:val="20"/>
        </w:rPr>
      </w:pPr>
      <w:r>
        <w:rPr>
          <w:color w:val="231F20"/>
          <w:sz w:val="20"/>
          <w:szCs w:val="20"/>
        </w:rPr>
        <w:t>Las acciones de mejora</w:t>
      </w:r>
      <w:del w:id="260" w:author="Microsoft Office User" w:date="2022-09-07T12:31:00Z">
        <w:r w:rsidDel="007D1D46">
          <w:rPr>
            <w:color w:val="231F20"/>
            <w:sz w:val="20"/>
            <w:szCs w:val="20"/>
          </w:rPr>
          <w:delText>,</w:delText>
        </w:r>
      </w:del>
      <w:r>
        <w:rPr>
          <w:color w:val="231F20"/>
          <w:sz w:val="20"/>
          <w:szCs w:val="20"/>
        </w:rPr>
        <w:t xml:space="preserve"> son aplicadas teniendo en cuenta los entornos como</w:t>
      </w:r>
      <w:del w:id="261" w:author="Microsoft Office User" w:date="2022-09-07T12:31:00Z">
        <w:r w:rsidDel="007D1D46">
          <w:rPr>
            <w:color w:val="231F20"/>
            <w:sz w:val="20"/>
            <w:szCs w:val="20"/>
          </w:rPr>
          <w:delText>:</w:delText>
        </w:r>
      </w:del>
      <w:r>
        <w:rPr>
          <w:color w:val="231F20"/>
          <w:sz w:val="20"/>
          <w:szCs w:val="20"/>
        </w:rPr>
        <w:t xml:space="preserve"> vivienda, escuela y lugar de trabajo, deben tener en cuenta ciertas disposiciones, para que estas acciones puedan ser implementadas gradualmente, siempre llevando el lineamiento de las actividades y directrices </w:t>
      </w:r>
      <w:del w:id="262" w:author="Microsoft Office User" w:date="2022-09-07T12:31:00Z">
        <w:r w:rsidDel="007D1D46">
          <w:rPr>
            <w:color w:val="231F20"/>
            <w:sz w:val="20"/>
            <w:szCs w:val="20"/>
          </w:rPr>
          <w:delText xml:space="preserve">regidas </w:delText>
        </w:r>
      </w:del>
      <w:ins w:id="263" w:author="Microsoft Office User" w:date="2022-09-07T12:31:00Z">
        <w:r w:rsidR="007D1D46">
          <w:rPr>
            <w:color w:val="231F20"/>
            <w:sz w:val="20"/>
            <w:szCs w:val="20"/>
          </w:rPr>
          <w:t xml:space="preserve">que rigen </w:t>
        </w:r>
      </w:ins>
      <w:r>
        <w:rPr>
          <w:color w:val="231F20"/>
          <w:sz w:val="20"/>
          <w:szCs w:val="20"/>
        </w:rPr>
        <w:t>en Colombia. Algunas disposiciones se presentan a continuación:</w:t>
      </w:r>
    </w:p>
    <w:tbl>
      <w:tblPr>
        <w:tblStyle w:val="affffff6"/>
        <w:tblW w:w="900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00"/>
      </w:tblGrid>
      <w:tr w:rsidR="00D36F95" w14:paraId="1C049549" w14:textId="77777777">
        <w:trPr>
          <w:jc w:val="center"/>
        </w:trPr>
        <w:tc>
          <w:tcPr>
            <w:tcW w:w="9000" w:type="dxa"/>
            <w:shd w:val="clear" w:color="auto" w:fill="E36C09"/>
          </w:tcPr>
          <w:p w14:paraId="00000166" w14:textId="77777777" w:rsidR="00D36F95" w:rsidRDefault="00D36F95">
            <w:pPr>
              <w:spacing w:after="120"/>
              <w:ind w:left="283"/>
              <w:jc w:val="center"/>
              <w:rPr>
                <w:rFonts w:ascii="Arial" w:eastAsia="Arial" w:hAnsi="Arial" w:cs="Arial"/>
                <w:color w:val="FFFFFF"/>
                <w:sz w:val="20"/>
                <w:szCs w:val="20"/>
              </w:rPr>
            </w:pPr>
          </w:p>
          <w:p w14:paraId="00000167" w14:textId="77777777" w:rsidR="00D36F95" w:rsidRDefault="00C92B4B">
            <w:pPr>
              <w:spacing w:after="120"/>
              <w:ind w:left="283"/>
              <w:jc w:val="center"/>
              <w:rPr>
                <w:rFonts w:ascii="Arial" w:eastAsia="Arial" w:hAnsi="Arial" w:cs="Arial"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0"/>
                <w:szCs w:val="20"/>
              </w:rPr>
              <w:t>Pestañas horizontales sencillas</w:t>
            </w:r>
          </w:p>
          <w:p w14:paraId="00000168" w14:textId="77777777" w:rsidR="00D36F95" w:rsidRDefault="00DC6A83">
            <w:pPr>
              <w:spacing w:after="120"/>
              <w:jc w:val="center"/>
              <w:rPr>
                <w:rFonts w:ascii="Arial" w:eastAsia="Arial" w:hAnsi="Arial" w:cs="Arial"/>
                <w:color w:val="FFFFFF"/>
                <w:sz w:val="20"/>
                <w:szCs w:val="20"/>
              </w:rPr>
            </w:pPr>
            <w:sdt>
              <w:sdtPr>
                <w:tag w:val="goog_rdk_30"/>
                <w:id w:val="385456816"/>
              </w:sdtPr>
              <w:sdtEndPr/>
              <w:sdtContent>
                <w:commentRangeStart w:id="264"/>
              </w:sdtContent>
            </w:sdt>
            <w:r w:rsidR="00C92B4B">
              <w:rPr>
                <w:rFonts w:ascii="Arial" w:eastAsia="Arial" w:hAnsi="Arial" w:cs="Arial"/>
                <w:color w:val="FFFFFF"/>
                <w:sz w:val="20"/>
                <w:szCs w:val="20"/>
              </w:rPr>
              <w:t>CF3_4_3_ejemplos</w:t>
            </w:r>
            <w:commentRangeEnd w:id="264"/>
            <w:r w:rsidR="00C92B4B">
              <w:commentReference w:id="264"/>
            </w:r>
          </w:p>
          <w:p w14:paraId="00000169" w14:textId="77777777" w:rsidR="00D36F95" w:rsidRDefault="00D36F95">
            <w:pPr>
              <w:spacing w:after="120"/>
              <w:jc w:val="center"/>
              <w:rPr>
                <w:rFonts w:ascii="Arial" w:eastAsia="Arial" w:hAnsi="Arial" w:cs="Arial"/>
                <w:color w:val="231F20"/>
                <w:sz w:val="20"/>
                <w:szCs w:val="20"/>
              </w:rPr>
            </w:pPr>
          </w:p>
        </w:tc>
      </w:tr>
    </w:tbl>
    <w:p w14:paraId="0000016A" w14:textId="77777777" w:rsidR="00D36F95" w:rsidRDefault="00D36F95">
      <w:pPr>
        <w:widowControl w:val="0"/>
        <w:spacing w:line="240" w:lineRule="auto"/>
        <w:rPr>
          <w:sz w:val="20"/>
          <w:szCs w:val="20"/>
        </w:rPr>
      </w:pPr>
    </w:p>
    <w:p w14:paraId="0000016B" w14:textId="77777777" w:rsidR="00D36F95" w:rsidRDefault="00D36F9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231F20"/>
          <w:sz w:val="20"/>
          <w:szCs w:val="20"/>
          <w:highlight w:val="yellow"/>
        </w:rPr>
      </w:pPr>
    </w:p>
    <w:p w14:paraId="0000016C" w14:textId="77777777" w:rsidR="00D36F95" w:rsidRDefault="00D36F95">
      <w:pPr>
        <w:rPr>
          <w:b/>
          <w:sz w:val="20"/>
          <w:szCs w:val="20"/>
        </w:rPr>
      </w:pPr>
    </w:p>
    <w:p w14:paraId="0000016D" w14:textId="77777777" w:rsidR="00D36F95" w:rsidRDefault="00D36F95">
      <w:pPr>
        <w:rPr>
          <w:b/>
          <w:sz w:val="20"/>
          <w:szCs w:val="20"/>
        </w:rPr>
      </w:pPr>
    </w:p>
    <w:p w14:paraId="0000016E" w14:textId="77777777" w:rsidR="00D36F95" w:rsidRDefault="00D36F95">
      <w:pPr>
        <w:rPr>
          <w:b/>
          <w:sz w:val="20"/>
          <w:szCs w:val="20"/>
        </w:rPr>
      </w:pPr>
    </w:p>
    <w:p w14:paraId="0000016F" w14:textId="77777777" w:rsidR="00D36F95" w:rsidRDefault="00D36F95">
      <w:pPr>
        <w:rPr>
          <w:b/>
          <w:sz w:val="20"/>
          <w:szCs w:val="20"/>
        </w:rPr>
      </w:pPr>
    </w:p>
    <w:p w14:paraId="00000170" w14:textId="77777777" w:rsidR="00D36F95" w:rsidRDefault="00D36F95">
      <w:pPr>
        <w:rPr>
          <w:b/>
          <w:sz w:val="20"/>
          <w:szCs w:val="20"/>
        </w:rPr>
      </w:pPr>
    </w:p>
    <w:p w14:paraId="00000171" w14:textId="77777777" w:rsidR="00D36F95" w:rsidRDefault="00D36F95">
      <w:pPr>
        <w:rPr>
          <w:b/>
          <w:sz w:val="20"/>
          <w:szCs w:val="20"/>
        </w:rPr>
      </w:pPr>
    </w:p>
    <w:p w14:paraId="00000172" w14:textId="77777777" w:rsidR="00D36F95" w:rsidRDefault="00D36F95">
      <w:pPr>
        <w:rPr>
          <w:b/>
          <w:sz w:val="20"/>
          <w:szCs w:val="20"/>
        </w:rPr>
      </w:pPr>
    </w:p>
    <w:p w14:paraId="00000173" w14:textId="77777777" w:rsidR="00D36F95" w:rsidRDefault="00D36F95">
      <w:pPr>
        <w:rPr>
          <w:b/>
          <w:sz w:val="20"/>
          <w:szCs w:val="20"/>
        </w:rPr>
      </w:pPr>
    </w:p>
    <w:p w14:paraId="00000174" w14:textId="77777777" w:rsidR="00D36F95" w:rsidRDefault="00D36F95">
      <w:pPr>
        <w:rPr>
          <w:b/>
          <w:sz w:val="20"/>
          <w:szCs w:val="20"/>
        </w:rPr>
      </w:pPr>
    </w:p>
    <w:p w14:paraId="00000175" w14:textId="6717C4AE" w:rsidR="00D36F95" w:rsidRDefault="00C92B4B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D. </w:t>
      </w:r>
      <w:del w:id="265" w:author="Microsoft Office User" w:date="2022-09-07T12:35:00Z">
        <w:r w:rsidDel="00D41D58">
          <w:rPr>
            <w:b/>
            <w:color w:val="000000"/>
            <w:sz w:val="20"/>
            <w:szCs w:val="20"/>
          </w:rPr>
          <w:delText>MAPA CONCEPTUAL-</w:delText>
        </w:r>
        <w:r w:rsidDel="00D41D58">
          <w:rPr>
            <w:b/>
            <w:sz w:val="20"/>
            <w:szCs w:val="20"/>
          </w:rPr>
          <w:delText>SÍNTESIS</w:delText>
        </w:r>
        <w:r w:rsidDel="00D41D58">
          <w:rPr>
            <w:b/>
            <w:color w:val="000000"/>
            <w:sz w:val="20"/>
            <w:szCs w:val="20"/>
          </w:rPr>
          <w:delText xml:space="preserve"> DEL CONTENIDO</w:delText>
        </w:r>
      </w:del>
      <w:ins w:id="266" w:author="Microsoft Office User" w:date="2022-09-07T12:35:00Z">
        <w:r w:rsidR="00D41D58">
          <w:rPr>
            <w:b/>
            <w:color w:val="000000"/>
            <w:sz w:val="20"/>
            <w:szCs w:val="20"/>
          </w:rPr>
          <w:t>SÍNTESIS</w:t>
        </w:r>
      </w:ins>
    </w:p>
    <w:p w14:paraId="00000176" w14:textId="77777777" w:rsidR="00D36F95" w:rsidRDefault="00D36F95">
      <w:pPr>
        <w:spacing w:after="160"/>
        <w:rPr>
          <w:sz w:val="20"/>
          <w:szCs w:val="20"/>
        </w:rPr>
      </w:pPr>
    </w:p>
    <w:p w14:paraId="00000177" w14:textId="4323508C" w:rsidR="00D36F95" w:rsidRDefault="00C92B4B">
      <w:pPr>
        <w:spacing w:after="160"/>
        <w:rPr>
          <w:sz w:val="20"/>
          <w:szCs w:val="20"/>
        </w:rPr>
      </w:pPr>
      <w:r>
        <w:rPr>
          <w:sz w:val="20"/>
          <w:szCs w:val="20"/>
        </w:rPr>
        <w:t xml:space="preserve">A través del siguiente mapa, podrá ver la conceptualización abordada en este componente formativo, </w:t>
      </w:r>
      <w:del w:id="267" w:author="Microsoft Office User" w:date="2022-09-07T12:35:00Z">
        <w:r w:rsidDel="00D41D58">
          <w:rPr>
            <w:sz w:val="20"/>
            <w:szCs w:val="20"/>
          </w:rPr>
          <w:delText xml:space="preserve">la </w:delText>
        </w:r>
      </w:del>
      <w:ins w:id="268" w:author="Microsoft Office User" w:date="2022-09-07T12:35:00Z">
        <w:r w:rsidR="00D41D58">
          <w:rPr>
            <w:sz w:val="20"/>
            <w:szCs w:val="20"/>
          </w:rPr>
          <w:t xml:space="preserve">el </w:t>
        </w:r>
      </w:ins>
      <w:r>
        <w:rPr>
          <w:sz w:val="20"/>
          <w:szCs w:val="20"/>
        </w:rPr>
        <w:t>cual resume de manera puntual lo visto en él:</w:t>
      </w:r>
    </w:p>
    <w:p w14:paraId="00000178" w14:textId="77777777" w:rsidR="00D36F95" w:rsidRDefault="00C92B4B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</w:t>
      </w:r>
    </w:p>
    <w:p w14:paraId="00000179" w14:textId="77777777" w:rsidR="00D36F95" w:rsidRDefault="00D36F95">
      <w:pPr>
        <w:widowControl w:val="0"/>
        <w:rPr>
          <w:b/>
          <w:color w:val="000000"/>
          <w:sz w:val="20"/>
          <w:szCs w:val="20"/>
        </w:rPr>
      </w:pPr>
    </w:p>
    <w:bookmarkStart w:id="269" w:name="_heading=h.1fob9te" w:colFirst="0" w:colLast="0"/>
    <w:bookmarkEnd w:id="269"/>
    <w:p w14:paraId="0000017A" w14:textId="77777777" w:rsidR="00D36F95" w:rsidRDefault="00DC6A83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0"/>
          <w:szCs w:val="20"/>
        </w:rPr>
      </w:pPr>
      <w:sdt>
        <w:sdtPr>
          <w:tag w:val="goog_rdk_31"/>
          <w:id w:val="-306314069"/>
        </w:sdtPr>
        <w:sdtEndPr/>
        <w:sdtContent>
          <w:commentRangeStart w:id="270"/>
        </w:sdtContent>
      </w:sdt>
      <w:r w:rsidR="00C92B4B">
        <w:rPr>
          <w:b/>
          <w:noProof/>
          <w:color w:val="000000"/>
          <w:sz w:val="20"/>
          <w:szCs w:val="20"/>
        </w:rPr>
        <w:drawing>
          <wp:inline distT="0" distB="0" distL="0" distR="0" wp14:anchorId="0FB7A08C" wp14:editId="1296D29C">
            <wp:extent cx="6332220" cy="4097020"/>
            <wp:effectExtent l="0" t="0" r="0" b="0"/>
            <wp:docPr id="91" name="image4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gif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097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270"/>
      <w:r w:rsidR="00C92B4B">
        <w:commentReference w:id="270"/>
      </w:r>
    </w:p>
    <w:p w14:paraId="0000017B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0"/>
          <w:szCs w:val="20"/>
        </w:rPr>
      </w:pPr>
    </w:p>
    <w:p w14:paraId="0000017C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0"/>
          <w:szCs w:val="20"/>
        </w:rPr>
      </w:pPr>
    </w:p>
    <w:p w14:paraId="0000017D" w14:textId="77777777" w:rsidR="00D36F95" w:rsidRDefault="00C92B4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  <w:color w:val="7F7F7F"/>
          <w:sz w:val="20"/>
          <w:szCs w:val="20"/>
        </w:rPr>
      </w:pPr>
      <w:r>
        <w:rPr>
          <w:b/>
          <w:color w:val="000000"/>
          <w:sz w:val="20"/>
          <w:szCs w:val="20"/>
        </w:rPr>
        <w:t>ACTIVIDAD DIDÁCTICA</w:t>
      </w:r>
    </w:p>
    <w:tbl>
      <w:tblPr>
        <w:tblStyle w:val="affffff7"/>
        <w:tblW w:w="9510" w:type="dxa"/>
        <w:tblInd w:w="0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95"/>
        <w:gridCol w:w="6615"/>
      </w:tblGrid>
      <w:tr w:rsidR="00D36F95" w14:paraId="299C2A0A" w14:textId="77777777">
        <w:trPr>
          <w:trHeight w:val="500"/>
        </w:trPr>
        <w:tc>
          <w:tcPr>
            <w:tcW w:w="951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AC89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E" w14:textId="77777777" w:rsidR="00D36F95" w:rsidRDefault="00C92B4B">
            <w:pPr>
              <w:spacing w:before="240" w:after="240"/>
              <w:ind w:left="4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DESCRIPCIÓN DE ACTIVIDAD DIDÁCTICA</w:t>
            </w:r>
          </w:p>
        </w:tc>
      </w:tr>
      <w:tr w:rsidR="00D36F95" w14:paraId="67059A7F" w14:textId="77777777">
        <w:trPr>
          <w:trHeight w:val="995"/>
        </w:trPr>
        <w:tc>
          <w:tcPr>
            <w:tcW w:w="28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AC89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0" w14:textId="77777777" w:rsidR="00D36F95" w:rsidRDefault="00C92B4B">
            <w:pPr>
              <w:spacing w:before="240" w:after="240"/>
              <w:ind w:left="4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 la Actividad</w:t>
            </w:r>
          </w:p>
        </w:tc>
        <w:tc>
          <w:tcPr>
            <w:tcW w:w="6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1" w14:textId="77777777" w:rsidR="00D36F95" w:rsidRDefault="00C92B4B">
            <w:pPr>
              <w:spacing w:before="240" w:after="240"/>
              <w:ind w:left="4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Operación y seguimiento en los EES</w:t>
            </w:r>
          </w:p>
        </w:tc>
      </w:tr>
      <w:tr w:rsidR="00D36F95" w14:paraId="5D04E44F" w14:textId="77777777">
        <w:trPr>
          <w:trHeight w:val="995"/>
        </w:trPr>
        <w:tc>
          <w:tcPr>
            <w:tcW w:w="28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AC89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2" w14:textId="77777777" w:rsidR="00D36F95" w:rsidRDefault="00C92B4B">
            <w:pPr>
              <w:spacing w:before="240" w:after="240"/>
              <w:ind w:left="4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Objetivo de la actividad</w:t>
            </w:r>
          </w:p>
        </w:tc>
        <w:tc>
          <w:tcPr>
            <w:tcW w:w="6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3" w14:textId="00F0E65F" w:rsidR="00D36F95" w:rsidRDefault="00C92B4B">
            <w:pPr>
              <w:spacing w:before="240" w:after="240"/>
              <w:ind w:left="42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Explicar los conceptos relacionados </w:t>
            </w:r>
            <w:r w:rsidR="009F1CBF">
              <w:rPr>
                <w:sz w:val="20"/>
                <w:szCs w:val="20"/>
              </w:rPr>
              <w:t>con la</w:t>
            </w:r>
            <w:r>
              <w:rPr>
                <w:sz w:val="20"/>
                <w:szCs w:val="20"/>
              </w:rPr>
              <w:t xml:space="preserve"> orientación para la operación de entornos saludables, herramientas, de evaluación seguimiento y monitoreo con el fin de diseñar propuestas para su implementación.</w:t>
            </w:r>
          </w:p>
        </w:tc>
      </w:tr>
      <w:tr w:rsidR="00D36F95" w14:paraId="37F4B494" w14:textId="77777777">
        <w:trPr>
          <w:trHeight w:val="1535"/>
        </w:trPr>
        <w:tc>
          <w:tcPr>
            <w:tcW w:w="28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AC89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4" w14:textId="77777777" w:rsidR="00D36F95" w:rsidRDefault="00C92B4B">
            <w:pPr>
              <w:spacing w:before="240" w:after="240"/>
              <w:ind w:left="4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actividad sugerida</w:t>
            </w:r>
          </w:p>
        </w:tc>
        <w:tc>
          <w:tcPr>
            <w:tcW w:w="6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5" w14:textId="77777777" w:rsidR="00D36F95" w:rsidRDefault="00C92B4B">
            <w:pPr>
              <w:ind w:left="4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Falso y verdadero </w:t>
            </w:r>
          </w:p>
          <w:p w14:paraId="00000186" w14:textId="77777777" w:rsidR="00D36F95" w:rsidRDefault="000A3F4F">
            <w:pPr>
              <w:ind w:left="420"/>
              <w:rPr>
                <w:sz w:val="20"/>
                <w:szCs w:val="20"/>
              </w:rPr>
            </w:pPr>
            <w:r w:rsidRPr="000A3F4F">
              <w:rPr>
                <w:rFonts w:ascii="Arial" w:eastAsia="Arial" w:hAnsi="Arial" w:cs="Arial"/>
                <w:b w:val="0"/>
                <w:noProof/>
                <w:color w:val="auto"/>
                <w:sz w:val="20"/>
                <w:szCs w:val="20"/>
              </w:rPr>
              <w:object w:dxaOrig="1900" w:dyaOrig="1746" w14:anchorId="2965CDF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95.25pt;height:87pt;mso-width-percent:0;mso-height-percent:0;mso-width-percent:0;mso-height-percent:0" o:ole="">
                  <v:imagedata r:id="rId28" o:title=""/>
                </v:shape>
                <o:OLEObject Type="Embed" ProgID="PBrush" ShapeID="_x0000_i1025" DrawAspect="Content" ObjectID="_1753021610" r:id="rId29"/>
              </w:object>
            </w:r>
          </w:p>
        </w:tc>
      </w:tr>
      <w:tr w:rsidR="00D36F95" w14:paraId="41C06576" w14:textId="77777777">
        <w:trPr>
          <w:trHeight w:val="995"/>
        </w:trPr>
        <w:tc>
          <w:tcPr>
            <w:tcW w:w="28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AC89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7" w14:textId="77777777" w:rsidR="00D36F95" w:rsidRDefault="00C92B4B">
            <w:pPr>
              <w:spacing w:before="240" w:after="240"/>
              <w:ind w:left="4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Archivo de la actividad</w:t>
            </w:r>
          </w:p>
          <w:p w14:paraId="00000188" w14:textId="77777777" w:rsidR="00D36F95" w:rsidRDefault="00C92B4B">
            <w:pPr>
              <w:spacing w:before="240" w:after="240"/>
              <w:ind w:left="4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6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9" w14:textId="77777777" w:rsidR="00D36F95" w:rsidRDefault="00C92B4B">
            <w:pPr>
              <w:spacing w:before="240" w:after="240"/>
              <w:ind w:left="4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CF003/Actividad didáctica 3.docx</w:t>
            </w:r>
          </w:p>
        </w:tc>
      </w:tr>
    </w:tbl>
    <w:p w14:paraId="0000018A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0"/>
          <w:szCs w:val="20"/>
        </w:rPr>
      </w:pPr>
    </w:p>
    <w:p w14:paraId="0000018B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0"/>
          <w:szCs w:val="20"/>
        </w:rPr>
      </w:pPr>
    </w:p>
    <w:p w14:paraId="0000018C" w14:textId="77777777" w:rsidR="00D36F95" w:rsidRDefault="00C92B4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MATERIAL COMPLEMENTARIO</w:t>
      </w:r>
    </w:p>
    <w:p w14:paraId="0000018D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0"/>
          <w:szCs w:val="20"/>
        </w:rPr>
      </w:pPr>
    </w:p>
    <w:tbl>
      <w:tblPr>
        <w:tblStyle w:val="affffff8"/>
        <w:tblW w:w="997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50"/>
        <w:gridCol w:w="3160"/>
        <w:gridCol w:w="1460"/>
        <w:gridCol w:w="3705"/>
      </w:tblGrid>
      <w:tr w:rsidR="00D36F95" w14:paraId="0D013597" w14:textId="77777777">
        <w:trPr>
          <w:trHeight w:val="207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E" w14:textId="77777777" w:rsidR="00D36F95" w:rsidRDefault="00C92B4B">
            <w:pPr>
              <w:spacing w:before="240" w:after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Tema</w:t>
            </w:r>
          </w:p>
        </w:tc>
        <w:tc>
          <w:tcPr>
            <w:tcW w:w="31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F" w14:textId="77777777" w:rsidR="00D36F95" w:rsidRDefault="00C92B4B">
            <w:pPr>
              <w:spacing w:before="240" w:after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Referencia APA del Material</w:t>
            </w:r>
          </w:p>
        </w:tc>
        <w:tc>
          <w:tcPr>
            <w:tcW w:w="14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0" w14:textId="77777777" w:rsidR="00D36F95" w:rsidRDefault="00C92B4B">
            <w:pPr>
              <w:spacing w:before="240" w:after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material</w:t>
            </w:r>
          </w:p>
          <w:p w14:paraId="00000191" w14:textId="77777777" w:rsidR="00D36F95" w:rsidRDefault="00C92B4B">
            <w:pPr>
              <w:spacing w:before="240" w:after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(Video, capítulo de libro, artículo, otro)</w:t>
            </w:r>
          </w:p>
        </w:tc>
        <w:tc>
          <w:tcPr>
            <w:tcW w:w="37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2" w14:textId="77777777" w:rsidR="00D36F95" w:rsidRDefault="00C92B4B">
            <w:pPr>
              <w:spacing w:before="240" w:after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Enlace del Recurso o</w:t>
            </w:r>
          </w:p>
          <w:p w14:paraId="00000193" w14:textId="77777777" w:rsidR="00D36F95" w:rsidRDefault="00C92B4B">
            <w:pPr>
              <w:spacing w:before="240" w:after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Archivo del documento o material</w:t>
            </w:r>
          </w:p>
        </w:tc>
      </w:tr>
      <w:tr w:rsidR="00D36F95" w14:paraId="02718D8B" w14:textId="77777777">
        <w:trPr>
          <w:trHeight w:val="1365"/>
        </w:trPr>
        <w:tc>
          <w:tcPr>
            <w:tcW w:w="16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4" w14:textId="77777777" w:rsidR="00D36F95" w:rsidRDefault="00C92B4B">
            <w:pPr>
              <w:widowControl/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 Herramientas para la implementación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5" w14:textId="450CEA68" w:rsidR="00D36F95" w:rsidRPr="00C7602C" w:rsidRDefault="00C7602C" w:rsidP="00C7602C">
            <w:pPr>
              <w:spacing w:before="240" w:after="240"/>
              <w:rPr>
                <w:b w:val="0"/>
                <w:bCs/>
                <w:sz w:val="20"/>
                <w:szCs w:val="20"/>
                <w:rPrChange w:id="271" w:author="Microsoft Office User" w:date="2022-09-07T13:24:00Z">
                  <w:rPr>
                    <w:sz w:val="20"/>
                    <w:szCs w:val="20"/>
                  </w:rPr>
                </w:rPrChange>
              </w:rPr>
            </w:pPr>
            <w:ins w:id="272" w:author="Microsoft Office User" w:date="2022-09-07T13:23:00Z">
              <w:r w:rsidRPr="00C7602C">
                <w:rPr>
                  <w:bCs/>
                  <w:sz w:val="20"/>
                  <w:szCs w:val="20"/>
                  <w:rPrChange w:id="273" w:author="Microsoft Office User" w:date="2022-09-07T13:24:00Z">
                    <w:rPr>
                      <w:sz w:val="20"/>
                      <w:szCs w:val="20"/>
                    </w:rPr>
                  </w:rPrChange>
                </w:rPr>
                <w:t>Ministerio de la Protección Social, Ministerio de Educación Nacional, Ministerio del Medio Ambiente y Desarrollo Territorial, Agencia Presidencial para la Acción Social y la Cooperación Internacional, Departamento Nacional de Planeación, Ministerio de Agricultura y Organización</w:t>
              </w:r>
            </w:ins>
            <w:ins w:id="274" w:author="Microsoft Office User" w:date="2022-09-07T13:24:00Z">
              <w:r w:rsidRPr="00C7602C">
                <w:rPr>
                  <w:bCs/>
                  <w:sz w:val="20"/>
                  <w:szCs w:val="20"/>
                  <w:rPrChange w:id="275" w:author="Microsoft Office User" w:date="2022-09-07T13:24:00Z">
                    <w:rPr>
                      <w:sz w:val="20"/>
                      <w:szCs w:val="20"/>
                    </w:rPr>
                  </w:rPrChange>
                </w:rPr>
                <w:t xml:space="preserve"> </w:t>
              </w:r>
            </w:ins>
            <w:ins w:id="276" w:author="Microsoft Office User" w:date="2022-09-07T13:23:00Z">
              <w:r w:rsidRPr="00C7602C">
                <w:rPr>
                  <w:bCs/>
                  <w:sz w:val="20"/>
                  <w:szCs w:val="20"/>
                  <w:rPrChange w:id="277" w:author="Microsoft Office User" w:date="2022-09-07T13:24:00Z">
                    <w:rPr>
                      <w:sz w:val="20"/>
                      <w:szCs w:val="20"/>
                    </w:rPr>
                  </w:rPrChange>
                </w:rPr>
                <w:t>Panamericana de la Salud</w:t>
              </w:r>
            </w:ins>
            <w:del w:id="278" w:author="Microsoft Office User" w:date="2022-09-07T13:23:00Z">
              <w:r w:rsidR="00C92B4B" w:rsidRPr="00C7602C" w:rsidDel="00C7602C">
                <w:rPr>
                  <w:bCs/>
                  <w:sz w:val="20"/>
                  <w:szCs w:val="20"/>
                  <w:rPrChange w:id="279" w:author="Microsoft Office User" w:date="2022-09-07T13:24:00Z">
                    <w:rPr>
                      <w:sz w:val="20"/>
                      <w:szCs w:val="20"/>
                    </w:rPr>
                  </w:rPrChange>
                </w:rPr>
                <w:delText>Ministerio de Salud y Protección Social</w:delText>
              </w:r>
            </w:del>
            <w:r w:rsidR="00C92B4B" w:rsidRPr="00C7602C">
              <w:rPr>
                <w:bCs/>
                <w:sz w:val="20"/>
                <w:szCs w:val="20"/>
                <w:rPrChange w:id="280" w:author="Microsoft Office User" w:date="2022-09-07T13:24:00Z">
                  <w:rPr>
                    <w:sz w:val="20"/>
                    <w:szCs w:val="20"/>
                  </w:rPr>
                </w:rPrChange>
              </w:rPr>
              <w:t>. (2</w:t>
            </w:r>
            <w:del w:id="281" w:author="Microsoft Office User" w:date="2022-09-07T13:24:00Z">
              <w:r w:rsidR="00C92B4B" w:rsidRPr="00C7602C" w:rsidDel="00C7602C">
                <w:rPr>
                  <w:bCs/>
                  <w:sz w:val="20"/>
                  <w:szCs w:val="20"/>
                  <w:rPrChange w:id="282" w:author="Microsoft Office User" w:date="2022-09-07T13:24:00Z">
                    <w:rPr>
                      <w:sz w:val="20"/>
                      <w:szCs w:val="20"/>
                    </w:rPr>
                  </w:rPrChange>
                </w:rPr>
                <w:delText>.</w:delText>
              </w:r>
            </w:del>
            <w:r w:rsidR="00C92B4B" w:rsidRPr="00C7602C">
              <w:rPr>
                <w:bCs/>
                <w:sz w:val="20"/>
                <w:szCs w:val="20"/>
                <w:rPrChange w:id="283" w:author="Microsoft Office User" w:date="2022-09-07T13:24:00Z">
                  <w:rPr>
                    <w:sz w:val="20"/>
                    <w:szCs w:val="20"/>
                  </w:rPr>
                </w:rPrChange>
              </w:rPr>
              <w:t xml:space="preserve">009). </w:t>
            </w:r>
            <w:r w:rsidR="00C92B4B" w:rsidRPr="00C7602C">
              <w:rPr>
                <w:bCs/>
                <w:i/>
                <w:sz w:val="20"/>
                <w:szCs w:val="20"/>
                <w:rPrChange w:id="284" w:author="Microsoft Office User" w:date="2022-09-07T13:24:00Z">
                  <w:rPr>
                    <w:i/>
                    <w:sz w:val="20"/>
                    <w:szCs w:val="20"/>
                  </w:rPr>
                </w:rPrChange>
              </w:rPr>
              <w:t xml:space="preserve">Manual de gestión territorial de las estrategias de entornos saludables. </w:t>
            </w:r>
            <w:r w:rsidR="00C92B4B" w:rsidRPr="00C7602C">
              <w:rPr>
                <w:rFonts w:ascii="Arial" w:eastAsia="Arial" w:hAnsi="Arial" w:cs="Arial"/>
                <w:b w:val="0"/>
                <w:bCs/>
                <w:color w:val="auto"/>
                <w:sz w:val="22"/>
                <w:szCs w:val="22"/>
                <w:rPrChange w:id="285" w:author="Microsoft Office User" w:date="2022-09-07T13:24:00Z">
                  <w:rPr>
                    <w:rFonts w:ascii="Arial" w:eastAsia="Arial" w:hAnsi="Arial" w:cs="Arial"/>
                    <w:b w:val="0"/>
                    <w:color w:val="auto"/>
                    <w:sz w:val="22"/>
                    <w:szCs w:val="22"/>
                  </w:rPr>
                </w:rPrChange>
              </w:rPr>
              <w:fldChar w:fldCharType="begin"/>
            </w:r>
            <w:r w:rsidR="00C92B4B" w:rsidRPr="00C7602C">
              <w:rPr>
                <w:bCs/>
                <w:rPrChange w:id="286" w:author="Microsoft Office User" w:date="2022-09-07T13:24:00Z">
                  <w:rPr/>
                </w:rPrChange>
              </w:rPr>
              <w:instrText xml:space="preserve"> HYPERLINK "https://www.minsalud.gov.co/sites/rid/Lists/BibliotecaDigital/RIDE/VS/PP/SA/manual-de-gestion-territorial-de-la-ees.pdf" \h </w:instrText>
            </w:r>
            <w:r w:rsidR="00C92B4B" w:rsidRPr="00C7602C">
              <w:rPr>
                <w:bCs/>
                <w:rPrChange w:id="287" w:author="Microsoft Office User" w:date="2022-09-07T13:24:00Z">
                  <w:rPr>
                    <w:bCs/>
                  </w:rPr>
                </w:rPrChange>
              </w:rPr>
            </w:r>
            <w:r w:rsidR="00C92B4B" w:rsidRPr="00C7602C">
              <w:rPr>
                <w:rFonts w:ascii="Arial" w:eastAsia="Arial" w:hAnsi="Arial" w:cs="Arial"/>
                <w:b w:val="0"/>
                <w:bCs/>
                <w:color w:val="auto"/>
                <w:sz w:val="22"/>
                <w:szCs w:val="22"/>
                <w:rPrChange w:id="288" w:author="Microsoft Office User" w:date="2022-09-07T13:24:00Z">
                  <w:rPr>
                    <w:color w:val="1155CC"/>
                    <w:sz w:val="20"/>
                    <w:szCs w:val="20"/>
                    <w:u w:val="single"/>
                  </w:rPr>
                </w:rPrChange>
              </w:rPr>
              <w:fldChar w:fldCharType="separate"/>
            </w:r>
            <w:r w:rsidR="00C92B4B" w:rsidRPr="00C7602C">
              <w:rPr>
                <w:bCs/>
                <w:color w:val="1155CC"/>
                <w:sz w:val="20"/>
                <w:szCs w:val="20"/>
                <w:u w:val="single"/>
                <w:rPrChange w:id="289" w:author="Microsoft Office User" w:date="2022-09-07T13:24:00Z">
                  <w:rPr>
                    <w:color w:val="1155CC"/>
                    <w:sz w:val="20"/>
                    <w:szCs w:val="20"/>
                    <w:u w:val="single"/>
                  </w:rPr>
                </w:rPrChange>
              </w:rPr>
              <w:t>https://www.minsalud.gov.co/sites/rid/Lists/BibliotecaDigital/RIDE/VS/PP/SA/manual-de-gestion-territorial-de-la-ees.pdf</w:t>
            </w:r>
            <w:r w:rsidR="00C92B4B" w:rsidRPr="00C7602C">
              <w:rPr>
                <w:rFonts w:ascii="Arial" w:eastAsia="Arial" w:hAnsi="Arial" w:cs="Arial"/>
                <w:b w:val="0"/>
                <w:bCs/>
                <w:color w:val="1155CC"/>
                <w:sz w:val="20"/>
                <w:szCs w:val="20"/>
                <w:u w:val="single"/>
                <w:rPrChange w:id="290" w:author="Microsoft Office User" w:date="2022-09-07T13:24:00Z">
                  <w:rPr>
                    <w:color w:val="1155CC"/>
                    <w:sz w:val="20"/>
                    <w:szCs w:val="20"/>
                    <w:u w:val="single"/>
                  </w:rPr>
                </w:rPrChange>
              </w:rPr>
              <w:fldChar w:fldCharType="end"/>
            </w:r>
            <w:r w:rsidR="00C92B4B" w:rsidRPr="00C7602C">
              <w:rPr>
                <w:bCs/>
                <w:sz w:val="20"/>
                <w:szCs w:val="20"/>
                <w:rPrChange w:id="291" w:author="Microsoft Office User" w:date="2022-09-07T13:24:00Z">
                  <w:rPr>
                    <w:sz w:val="20"/>
                    <w:szCs w:val="20"/>
                  </w:rPr>
                </w:rPrChange>
              </w:rPr>
              <w:t xml:space="preserve">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6" w14:textId="77777777" w:rsidR="00D36F95" w:rsidRDefault="00C92B4B">
            <w:pPr>
              <w:spacing w:before="240" w:after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PDF</w:t>
            </w:r>
          </w:p>
          <w:p w14:paraId="00000197" w14:textId="77777777" w:rsidR="00D36F95" w:rsidRDefault="00D36F95">
            <w:pPr>
              <w:spacing w:before="240" w:after="240"/>
              <w:rPr>
                <w:sz w:val="20"/>
                <w:szCs w:val="20"/>
              </w:rPr>
            </w:pPr>
          </w:p>
        </w:tc>
        <w:tc>
          <w:tcPr>
            <w:tcW w:w="37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8" w14:textId="77777777" w:rsidR="00D36F95" w:rsidRDefault="00DC6A83">
            <w:pPr>
              <w:widowControl/>
              <w:spacing w:line="276" w:lineRule="auto"/>
              <w:rPr>
                <w:sz w:val="20"/>
                <w:szCs w:val="20"/>
              </w:rPr>
            </w:pPr>
            <w:hyperlink r:id="rId30">
              <w:r w:rsidR="00C92B4B">
                <w:rPr>
                  <w:color w:val="1155CC"/>
                  <w:sz w:val="20"/>
                  <w:szCs w:val="20"/>
                  <w:u w:val="single"/>
                </w:rPr>
                <w:t>https://www.minsalud.gov.co/sites/rid/Lists/BibliotecaDigital/RIDE/VS/PP/SA/manual-de-gestion-territorial-de-la-ees.pdf</w:t>
              </w:r>
            </w:hyperlink>
            <w:r w:rsidR="00C92B4B">
              <w:rPr>
                <w:sz w:val="20"/>
                <w:szCs w:val="20"/>
              </w:rPr>
              <w:t xml:space="preserve"> </w:t>
            </w:r>
          </w:p>
          <w:p w14:paraId="00000199" w14:textId="77777777" w:rsidR="00D36F95" w:rsidRDefault="00D36F95">
            <w:pPr>
              <w:spacing w:before="240" w:after="240"/>
              <w:rPr>
                <w:sz w:val="20"/>
                <w:szCs w:val="20"/>
              </w:rPr>
            </w:pPr>
          </w:p>
        </w:tc>
      </w:tr>
      <w:tr w:rsidR="00D36F95" w14:paraId="594FBD00" w14:textId="77777777">
        <w:trPr>
          <w:trHeight w:val="1365"/>
        </w:trPr>
        <w:tc>
          <w:tcPr>
            <w:tcW w:w="16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A" w14:textId="77777777" w:rsidR="00D36F95" w:rsidRDefault="00C92B4B">
            <w:pPr>
              <w:spacing w:before="240" w:after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4.2. Indicadores: fichas de indicadores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B" w14:textId="2845E025" w:rsidR="00D36F95" w:rsidRPr="00C7602C" w:rsidRDefault="00C92B4B">
            <w:pPr>
              <w:spacing w:before="240" w:after="240"/>
              <w:rPr>
                <w:b w:val="0"/>
                <w:bCs/>
                <w:sz w:val="20"/>
                <w:szCs w:val="20"/>
                <w:rPrChange w:id="292" w:author="Microsoft Office User" w:date="2022-09-07T13:24:00Z">
                  <w:rPr>
                    <w:sz w:val="20"/>
                    <w:szCs w:val="20"/>
                  </w:rPr>
                </w:rPrChange>
              </w:rPr>
            </w:pPr>
            <w:r w:rsidRPr="00C7602C">
              <w:rPr>
                <w:bCs/>
                <w:sz w:val="20"/>
                <w:szCs w:val="20"/>
                <w:rPrChange w:id="293" w:author="Microsoft Office User" w:date="2022-09-07T13:24:00Z">
                  <w:rPr>
                    <w:sz w:val="20"/>
                    <w:szCs w:val="20"/>
                  </w:rPr>
                </w:rPrChange>
              </w:rPr>
              <w:t xml:space="preserve">Organización Panamericana de la </w:t>
            </w:r>
            <w:ins w:id="294" w:author="Microsoft Office User" w:date="2022-09-07T13:24:00Z">
              <w:r w:rsidR="00C7602C">
                <w:rPr>
                  <w:b w:val="0"/>
                  <w:bCs/>
                  <w:sz w:val="20"/>
                  <w:szCs w:val="20"/>
                </w:rPr>
                <w:t>S</w:t>
              </w:r>
            </w:ins>
            <w:del w:id="295" w:author="Microsoft Office User" w:date="2022-09-07T13:24:00Z">
              <w:r w:rsidRPr="00C7602C" w:rsidDel="00C7602C">
                <w:rPr>
                  <w:bCs/>
                  <w:sz w:val="20"/>
                  <w:szCs w:val="20"/>
                  <w:rPrChange w:id="296" w:author="Microsoft Office User" w:date="2022-09-07T13:24:00Z">
                    <w:rPr>
                      <w:sz w:val="20"/>
                      <w:szCs w:val="20"/>
                    </w:rPr>
                  </w:rPrChange>
                </w:rPr>
                <w:delText>s</w:delText>
              </w:r>
            </w:del>
            <w:r w:rsidRPr="00C7602C">
              <w:rPr>
                <w:bCs/>
                <w:sz w:val="20"/>
                <w:szCs w:val="20"/>
                <w:rPrChange w:id="297" w:author="Microsoft Office User" w:date="2022-09-07T13:24:00Z">
                  <w:rPr>
                    <w:sz w:val="20"/>
                    <w:szCs w:val="20"/>
                  </w:rPr>
                </w:rPrChange>
              </w:rPr>
              <w:t xml:space="preserve">alud </w:t>
            </w:r>
            <w:ins w:id="298" w:author="Microsoft Office User" w:date="2022-09-07T13:24:00Z">
              <w:r w:rsidR="00C7602C">
                <w:rPr>
                  <w:b w:val="0"/>
                  <w:bCs/>
                  <w:sz w:val="20"/>
                  <w:szCs w:val="20"/>
                </w:rPr>
                <w:t xml:space="preserve">y Organización Mundial de </w:t>
              </w:r>
            </w:ins>
            <w:ins w:id="299" w:author="Microsoft Office User" w:date="2022-09-07T13:25:00Z">
              <w:r w:rsidR="00C7602C">
                <w:rPr>
                  <w:b w:val="0"/>
                  <w:bCs/>
                  <w:sz w:val="20"/>
                  <w:szCs w:val="20"/>
                </w:rPr>
                <w:t xml:space="preserve">la Salud. </w:t>
              </w:r>
            </w:ins>
            <w:r w:rsidRPr="00C7602C">
              <w:rPr>
                <w:bCs/>
                <w:sz w:val="20"/>
                <w:szCs w:val="20"/>
                <w:rPrChange w:id="300" w:author="Microsoft Office User" w:date="2022-09-07T13:24:00Z">
                  <w:rPr>
                    <w:sz w:val="20"/>
                    <w:szCs w:val="20"/>
                  </w:rPr>
                </w:rPrChange>
              </w:rPr>
              <w:t>(</w:t>
            </w:r>
            <w:del w:id="301" w:author="Microsoft Office User" w:date="2022-09-07T13:25:00Z">
              <w:r w:rsidRPr="00C7602C" w:rsidDel="00C7602C">
                <w:rPr>
                  <w:bCs/>
                  <w:sz w:val="20"/>
                  <w:szCs w:val="20"/>
                  <w:rPrChange w:id="302" w:author="Microsoft Office User" w:date="2022-09-07T13:24:00Z">
                    <w:rPr>
                      <w:sz w:val="20"/>
                      <w:szCs w:val="20"/>
                    </w:rPr>
                  </w:rPrChange>
                </w:rPr>
                <w:delText>2.022</w:delText>
              </w:r>
            </w:del>
            <w:ins w:id="303" w:author="Microsoft Office User" w:date="2022-09-07T13:25:00Z">
              <w:r w:rsidR="00C7602C">
                <w:rPr>
                  <w:b w:val="0"/>
                  <w:bCs/>
                  <w:sz w:val="20"/>
                  <w:szCs w:val="20"/>
                </w:rPr>
                <w:t>s. f.</w:t>
              </w:r>
            </w:ins>
            <w:r w:rsidRPr="00C7602C">
              <w:rPr>
                <w:bCs/>
                <w:sz w:val="20"/>
                <w:szCs w:val="20"/>
                <w:rPrChange w:id="304" w:author="Microsoft Office User" w:date="2022-09-07T13:24:00Z">
                  <w:rPr>
                    <w:sz w:val="20"/>
                    <w:szCs w:val="20"/>
                  </w:rPr>
                </w:rPrChange>
              </w:rPr>
              <w:t>).</w:t>
            </w:r>
            <w:r w:rsidRPr="00C7602C">
              <w:rPr>
                <w:bCs/>
                <w:i/>
                <w:sz w:val="20"/>
                <w:szCs w:val="20"/>
                <w:rPrChange w:id="305" w:author="Microsoft Office User" w:date="2022-09-07T13:24:00Z">
                  <w:rPr>
                    <w:i/>
                    <w:sz w:val="20"/>
                    <w:szCs w:val="20"/>
                  </w:rPr>
                </w:rPrChange>
              </w:rPr>
              <w:t xml:space="preserve"> Indicadores de salud. </w:t>
            </w:r>
            <w:r w:rsidRPr="00C7602C">
              <w:rPr>
                <w:rFonts w:ascii="Arial" w:eastAsia="Arial" w:hAnsi="Arial" w:cs="Arial"/>
                <w:b w:val="0"/>
                <w:bCs/>
                <w:color w:val="auto"/>
                <w:sz w:val="22"/>
                <w:szCs w:val="22"/>
                <w:rPrChange w:id="306" w:author="Microsoft Office User" w:date="2022-09-07T13:24:00Z">
                  <w:rPr>
                    <w:rFonts w:ascii="Arial" w:eastAsia="Arial" w:hAnsi="Arial" w:cs="Arial"/>
                    <w:b w:val="0"/>
                    <w:color w:val="auto"/>
                    <w:sz w:val="22"/>
                    <w:szCs w:val="22"/>
                  </w:rPr>
                </w:rPrChange>
              </w:rPr>
              <w:fldChar w:fldCharType="begin"/>
            </w:r>
            <w:r w:rsidRPr="00C7602C">
              <w:rPr>
                <w:bCs/>
                <w:rPrChange w:id="307" w:author="Microsoft Office User" w:date="2022-09-07T13:24:00Z">
                  <w:rPr/>
                </w:rPrChange>
              </w:rPr>
              <w:instrText xml:space="preserve"> HYPERLINK "https://www3.paho.org/hq/index.php?option=com_content&amp;view=article&amp;id=14411:health-indicators-conceptual-and-operational-considerations-section-4&amp;Itemid=0&amp;limitstart=1&amp;lang=es" \h </w:instrText>
            </w:r>
            <w:r w:rsidRPr="00C7602C">
              <w:rPr>
                <w:bCs/>
                <w:rPrChange w:id="308" w:author="Microsoft Office User" w:date="2022-09-07T13:24:00Z">
                  <w:rPr>
                    <w:bCs/>
                  </w:rPr>
                </w:rPrChange>
              </w:rPr>
            </w:r>
            <w:r w:rsidRPr="00C7602C">
              <w:rPr>
                <w:rFonts w:ascii="Arial" w:eastAsia="Arial" w:hAnsi="Arial" w:cs="Arial"/>
                <w:b w:val="0"/>
                <w:bCs/>
                <w:color w:val="auto"/>
                <w:sz w:val="22"/>
                <w:szCs w:val="22"/>
                <w:rPrChange w:id="309" w:author="Microsoft Office User" w:date="2022-09-07T13:24:00Z">
                  <w:rPr>
                    <w:color w:val="1155CC"/>
                    <w:sz w:val="20"/>
                    <w:szCs w:val="20"/>
                    <w:u w:val="single"/>
                  </w:rPr>
                </w:rPrChange>
              </w:rPr>
              <w:fldChar w:fldCharType="separate"/>
            </w:r>
            <w:r w:rsidRPr="00C7602C">
              <w:rPr>
                <w:bCs/>
                <w:color w:val="1155CC"/>
                <w:sz w:val="20"/>
                <w:szCs w:val="20"/>
                <w:u w:val="single"/>
                <w:rPrChange w:id="310" w:author="Microsoft Office User" w:date="2022-09-07T13:24:00Z">
                  <w:rPr>
                    <w:color w:val="1155CC"/>
                    <w:sz w:val="20"/>
                    <w:szCs w:val="20"/>
                    <w:u w:val="single"/>
                  </w:rPr>
                </w:rPrChange>
              </w:rPr>
              <w:t>https://www3.paho.org/hq/index.php?option=com_content&amp;view=article&amp;id=14411:health-indicators-conceptual-and-operational-considerations-section-4&amp;Itemid=0&amp;limitstart=1&amp;lang=es</w:t>
            </w:r>
            <w:r w:rsidRPr="00C7602C">
              <w:rPr>
                <w:rFonts w:ascii="Arial" w:eastAsia="Arial" w:hAnsi="Arial" w:cs="Arial"/>
                <w:b w:val="0"/>
                <w:bCs/>
                <w:color w:val="1155CC"/>
                <w:sz w:val="20"/>
                <w:szCs w:val="20"/>
                <w:u w:val="single"/>
                <w:rPrChange w:id="311" w:author="Microsoft Office User" w:date="2022-09-07T13:24:00Z">
                  <w:rPr>
                    <w:color w:val="1155CC"/>
                    <w:sz w:val="20"/>
                    <w:szCs w:val="20"/>
                    <w:u w:val="single"/>
                  </w:rPr>
                </w:rPrChange>
              </w:rPr>
              <w:fldChar w:fldCharType="end"/>
            </w:r>
            <w:r w:rsidRPr="00C7602C">
              <w:rPr>
                <w:bCs/>
                <w:sz w:val="20"/>
                <w:szCs w:val="20"/>
                <w:rPrChange w:id="312" w:author="Microsoft Office User" w:date="2022-09-07T13:24:00Z">
                  <w:rPr>
                    <w:sz w:val="20"/>
                    <w:szCs w:val="20"/>
                  </w:rPr>
                </w:rPrChange>
              </w:rPr>
              <w:t xml:space="preserve">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C" w14:textId="77777777" w:rsidR="00D36F95" w:rsidRDefault="00C92B4B">
            <w:pPr>
              <w:spacing w:before="240" w:after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Artículo</w:t>
            </w:r>
          </w:p>
          <w:p w14:paraId="0000019D" w14:textId="77777777" w:rsidR="00D36F95" w:rsidRDefault="00D36F95">
            <w:pPr>
              <w:spacing w:before="240" w:after="240"/>
              <w:rPr>
                <w:sz w:val="20"/>
                <w:szCs w:val="20"/>
              </w:rPr>
            </w:pPr>
          </w:p>
        </w:tc>
        <w:tc>
          <w:tcPr>
            <w:tcW w:w="37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E" w14:textId="77777777" w:rsidR="00D36F95" w:rsidRDefault="00DC6A83">
            <w:pPr>
              <w:spacing w:before="240" w:after="240"/>
              <w:rPr>
                <w:sz w:val="20"/>
                <w:szCs w:val="20"/>
              </w:rPr>
            </w:pPr>
            <w:hyperlink r:id="rId31">
              <w:r w:rsidR="00C92B4B">
                <w:rPr>
                  <w:color w:val="1155CC"/>
                  <w:sz w:val="20"/>
                  <w:szCs w:val="20"/>
                  <w:u w:val="single"/>
                </w:rPr>
                <w:t>https://www3.paho.org/hq/index.php?option=com_content&amp;view=article&amp;id=14411:health-indicators-conceptual-and-operational-considerations-section-4&amp;Itemid=0&amp;limitstart=1&amp;lang=es</w:t>
              </w:r>
            </w:hyperlink>
            <w:r w:rsidR="00C92B4B">
              <w:rPr>
                <w:sz w:val="20"/>
                <w:szCs w:val="20"/>
              </w:rPr>
              <w:t xml:space="preserve"> </w:t>
            </w:r>
          </w:p>
        </w:tc>
      </w:tr>
    </w:tbl>
    <w:p w14:paraId="0000019F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0"/>
          <w:szCs w:val="20"/>
        </w:rPr>
      </w:pPr>
    </w:p>
    <w:p w14:paraId="000001A0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00001A1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0"/>
          <w:szCs w:val="20"/>
        </w:rPr>
      </w:pPr>
    </w:p>
    <w:p w14:paraId="000001A2" w14:textId="77777777" w:rsidR="00D36F95" w:rsidRDefault="00C92B4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GLOSARIO</w:t>
      </w:r>
    </w:p>
    <w:p w14:paraId="000001A3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0"/>
          <w:szCs w:val="20"/>
        </w:rPr>
      </w:pPr>
    </w:p>
    <w:tbl>
      <w:tblPr>
        <w:tblStyle w:val="affffff9"/>
        <w:tblW w:w="996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7838"/>
      </w:tblGrid>
      <w:tr w:rsidR="00D36F95" w14:paraId="631288FC" w14:textId="77777777">
        <w:trPr>
          <w:trHeight w:val="214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4" w14:textId="77777777" w:rsidR="00D36F95" w:rsidRDefault="00C92B4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TÉRMINO</w:t>
            </w:r>
          </w:p>
        </w:tc>
        <w:tc>
          <w:tcPr>
            <w:tcW w:w="7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5" w14:textId="77777777" w:rsidR="00D36F95" w:rsidRDefault="00C92B4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SIGNIFICADO</w:t>
            </w:r>
          </w:p>
        </w:tc>
      </w:tr>
      <w:tr w:rsidR="00D36F95" w14:paraId="591E102D" w14:textId="77777777">
        <w:trPr>
          <w:trHeight w:val="253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6" w14:textId="77777777" w:rsidR="00D36F95" w:rsidRDefault="00C92B4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Ambiente escolar:</w:t>
            </w:r>
          </w:p>
        </w:tc>
        <w:tc>
          <w:tcPr>
            <w:tcW w:w="7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7" w14:textId="77777777" w:rsidR="00D36F95" w:rsidRPr="00C7602C" w:rsidRDefault="00C92B4B">
            <w:pPr>
              <w:rPr>
                <w:b w:val="0"/>
                <w:bCs/>
                <w:sz w:val="20"/>
                <w:szCs w:val="20"/>
                <w:rPrChange w:id="313" w:author="Microsoft Office User" w:date="2022-09-07T13:25:00Z">
                  <w:rPr>
                    <w:sz w:val="20"/>
                    <w:szCs w:val="20"/>
                  </w:rPr>
                </w:rPrChange>
              </w:rPr>
            </w:pPr>
            <w:r w:rsidRPr="00C7602C">
              <w:rPr>
                <w:bCs/>
                <w:sz w:val="20"/>
                <w:szCs w:val="20"/>
                <w:rPrChange w:id="314" w:author="Microsoft Office User" w:date="2022-09-07T13:25:00Z">
                  <w:rPr>
                    <w:sz w:val="20"/>
                    <w:szCs w:val="20"/>
                  </w:rPr>
                </w:rPrChange>
              </w:rPr>
              <w:t>son escenarios o elementos asociados a las dinámicas y relaciones existentes entre los miembros de la comunidad educativa, factores relacionados con el ambiente físico y de infraestructura en la escuela, con su forma de organización y con el entorno social y cultural que rodea a la institución educativa.</w:t>
            </w:r>
          </w:p>
        </w:tc>
      </w:tr>
      <w:tr w:rsidR="00D36F95" w14:paraId="715F6603" w14:textId="77777777">
        <w:trPr>
          <w:trHeight w:val="253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8" w14:textId="77777777" w:rsidR="00D36F95" w:rsidRDefault="00C92B4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Comunidad:</w:t>
            </w:r>
          </w:p>
        </w:tc>
        <w:tc>
          <w:tcPr>
            <w:tcW w:w="7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9" w14:textId="10A87725" w:rsidR="00D36F95" w:rsidRPr="00C7602C" w:rsidRDefault="00C92B4B">
            <w:pPr>
              <w:rPr>
                <w:b w:val="0"/>
                <w:bCs/>
                <w:sz w:val="20"/>
                <w:szCs w:val="20"/>
                <w:rPrChange w:id="315" w:author="Microsoft Office User" w:date="2022-09-07T13:25:00Z">
                  <w:rPr>
                    <w:sz w:val="20"/>
                    <w:szCs w:val="20"/>
                  </w:rPr>
                </w:rPrChange>
              </w:rPr>
            </w:pPr>
            <w:r w:rsidRPr="00C7602C">
              <w:rPr>
                <w:bCs/>
                <w:sz w:val="20"/>
                <w:szCs w:val="20"/>
                <w:rPrChange w:id="316" w:author="Microsoft Office User" w:date="2022-09-07T13:25:00Z">
                  <w:rPr>
                    <w:sz w:val="20"/>
                    <w:szCs w:val="20"/>
                  </w:rPr>
                </w:rPrChange>
              </w:rPr>
              <w:t xml:space="preserve">sistema de relaciones sociales que se dan en un espacio definido, integrado </w:t>
            </w:r>
            <w:del w:id="317" w:author="Microsoft Office User" w:date="2022-09-07T14:07:00Z">
              <w:r w:rsidRPr="00C7602C" w:rsidDel="009E46C2">
                <w:rPr>
                  <w:bCs/>
                  <w:sz w:val="20"/>
                  <w:szCs w:val="20"/>
                  <w:rPrChange w:id="318" w:author="Microsoft Office User" w:date="2022-09-07T13:25:00Z">
                    <w:rPr>
                      <w:sz w:val="20"/>
                      <w:szCs w:val="20"/>
                    </w:rPr>
                  </w:rPrChange>
                </w:rPr>
                <w:delText xml:space="preserve">en </w:delText>
              </w:r>
            </w:del>
            <w:ins w:id="319" w:author="Microsoft Office User" w:date="2022-09-07T14:07:00Z">
              <w:r w:rsidR="009E46C2">
                <w:rPr>
                  <w:b w:val="0"/>
                  <w:bCs/>
                  <w:sz w:val="20"/>
                  <w:szCs w:val="20"/>
                </w:rPr>
                <w:t>con</w:t>
              </w:r>
              <w:r w:rsidR="009E46C2" w:rsidRPr="00C7602C">
                <w:rPr>
                  <w:bCs/>
                  <w:sz w:val="20"/>
                  <w:szCs w:val="20"/>
                  <w:rPrChange w:id="320" w:author="Microsoft Office User" w:date="2022-09-07T13:25:00Z">
                    <w:rPr>
                      <w:sz w:val="20"/>
                      <w:szCs w:val="20"/>
                    </w:rPr>
                  </w:rPrChange>
                </w:rPr>
                <w:t xml:space="preserve"> </w:t>
              </w:r>
            </w:ins>
            <w:r w:rsidRPr="00C7602C">
              <w:rPr>
                <w:bCs/>
                <w:sz w:val="20"/>
                <w:szCs w:val="20"/>
                <w:rPrChange w:id="321" w:author="Microsoft Office User" w:date="2022-09-07T13:25:00Z">
                  <w:rPr>
                    <w:sz w:val="20"/>
                    <w:szCs w:val="20"/>
                  </w:rPr>
                </w:rPrChange>
              </w:rPr>
              <w:t xml:space="preserve">base </w:t>
            </w:r>
            <w:ins w:id="322" w:author="Microsoft Office User" w:date="2022-09-07T14:07:00Z">
              <w:r w:rsidR="009E46C2">
                <w:rPr>
                  <w:b w:val="0"/>
                  <w:bCs/>
                  <w:sz w:val="20"/>
                  <w:szCs w:val="20"/>
                </w:rPr>
                <w:t>en</w:t>
              </w:r>
            </w:ins>
            <w:del w:id="323" w:author="Microsoft Office User" w:date="2022-09-07T14:07:00Z">
              <w:r w:rsidRPr="00C7602C" w:rsidDel="009E46C2">
                <w:rPr>
                  <w:bCs/>
                  <w:sz w:val="20"/>
                  <w:szCs w:val="20"/>
                  <w:rPrChange w:id="324" w:author="Microsoft Office User" w:date="2022-09-07T13:25:00Z">
                    <w:rPr>
                      <w:sz w:val="20"/>
                      <w:szCs w:val="20"/>
                    </w:rPr>
                  </w:rPrChange>
                </w:rPr>
                <w:delText>a</w:delText>
              </w:r>
            </w:del>
            <w:r w:rsidRPr="00C7602C">
              <w:rPr>
                <w:bCs/>
                <w:sz w:val="20"/>
                <w:szCs w:val="20"/>
                <w:rPrChange w:id="325" w:author="Microsoft Office User" w:date="2022-09-07T13:25:00Z">
                  <w:rPr>
                    <w:sz w:val="20"/>
                    <w:szCs w:val="20"/>
                  </w:rPr>
                </w:rPrChange>
              </w:rPr>
              <w:t xml:space="preserve"> intereses y necesidades compartidas en un conjunto de interacciones sustentadas en la identidad, la cultura, los valores, las tradiciones y creencias, elementos que constituyen un factor determinante del desarrollo, tanto individual como colectivo, de una sociedad. </w:t>
            </w:r>
          </w:p>
        </w:tc>
      </w:tr>
      <w:tr w:rsidR="00D36F95" w14:paraId="73D96EDB" w14:textId="77777777">
        <w:trPr>
          <w:trHeight w:val="253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A" w14:textId="77777777" w:rsidR="00D36F95" w:rsidRDefault="00C92B4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Familia:</w:t>
            </w:r>
          </w:p>
        </w:tc>
        <w:tc>
          <w:tcPr>
            <w:tcW w:w="7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B" w14:textId="0DEEAB51" w:rsidR="00D36F95" w:rsidRPr="00C7602C" w:rsidRDefault="00C92B4B">
            <w:pPr>
              <w:rPr>
                <w:b w:val="0"/>
                <w:bCs/>
                <w:sz w:val="20"/>
                <w:szCs w:val="20"/>
                <w:rPrChange w:id="326" w:author="Microsoft Office User" w:date="2022-09-07T13:25:00Z">
                  <w:rPr>
                    <w:sz w:val="20"/>
                    <w:szCs w:val="20"/>
                  </w:rPr>
                </w:rPrChange>
              </w:rPr>
            </w:pPr>
            <w:del w:id="327" w:author="Microsoft Office User" w:date="2022-09-07T14:08:00Z">
              <w:r w:rsidRPr="00C7602C" w:rsidDel="009E46C2">
                <w:rPr>
                  <w:bCs/>
                  <w:sz w:val="20"/>
                  <w:szCs w:val="20"/>
                  <w:rPrChange w:id="328" w:author="Microsoft Office User" w:date="2022-09-07T13:25:00Z">
                    <w:rPr>
                      <w:sz w:val="20"/>
                      <w:szCs w:val="20"/>
                    </w:rPr>
                  </w:rPrChange>
                </w:rPr>
                <w:delText xml:space="preserve">Grupo </w:delText>
              </w:r>
            </w:del>
            <w:ins w:id="329" w:author="Microsoft Office User" w:date="2022-09-07T14:08:00Z">
              <w:r w:rsidR="009E46C2">
                <w:rPr>
                  <w:b w:val="0"/>
                  <w:bCs/>
                  <w:sz w:val="20"/>
                  <w:szCs w:val="20"/>
                </w:rPr>
                <w:t>g</w:t>
              </w:r>
              <w:r w:rsidR="009E46C2" w:rsidRPr="00C7602C">
                <w:rPr>
                  <w:bCs/>
                  <w:sz w:val="20"/>
                  <w:szCs w:val="20"/>
                  <w:rPrChange w:id="330" w:author="Microsoft Office User" w:date="2022-09-07T13:25:00Z">
                    <w:rPr>
                      <w:sz w:val="20"/>
                      <w:szCs w:val="20"/>
                    </w:rPr>
                  </w:rPrChange>
                </w:rPr>
                <w:t xml:space="preserve">rupo </w:t>
              </w:r>
            </w:ins>
            <w:r w:rsidRPr="00C7602C">
              <w:rPr>
                <w:bCs/>
                <w:sz w:val="20"/>
                <w:szCs w:val="20"/>
                <w:rPrChange w:id="331" w:author="Microsoft Office User" w:date="2022-09-07T13:25:00Z">
                  <w:rPr>
                    <w:sz w:val="20"/>
                    <w:szCs w:val="20"/>
                  </w:rPr>
                </w:rPrChange>
              </w:rPr>
              <w:t>cercano y estable de personas, con el cual se dan los momentos de vida</w:t>
            </w:r>
            <w:ins w:id="332" w:author="Microsoft Office User" w:date="2022-09-07T14:08:00Z">
              <w:r w:rsidR="009E46C2">
                <w:rPr>
                  <w:b w:val="0"/>
                  <w:bCs/>
                  <w:sz w:val="20"/>
                  <w:szCs w:val="20"/>
                </w:rPr>
                <w:t>,</w:t>
              </w:r>
            </w:ins>
            <w:r w:rsidRPr="00C7602C">
              <w:rPr>
                <w:bCs/>
                <w:sz w:val="20"/>
                <w:szCs w:val="20"/>
                <w:rPrChange w:id="333" w:author="Microsoft Office User" w:date="2022-09-07T13:25:00Z">
                  <w:rPr>
                    <w:sz w:val="20"/>
                    <w:szCs w:val="20"/>
                  </w:rPr>
                </w:rPrChange>
              </w:rPr>
              <w:t xml:space="preserve"> como nacimiento, crecimiento, se establecen vínculos afectivos; </w:t>
            </w:r>
            <w:del w:id="334" w:author="Microsoft Office User" w:date="2022-09-07T14:08:00Z">
              <w:r w:rsidRPr="00C7602C" w:rsidDel="009E46C2">
                <w:rPr>
                  <w:bCs/>
                  <w:sz w:val="20"/>
                  <w:szCs w:val="20"/>
                  <w:rPrChange w:id="335" w:author="Microsoft Office User" w:date="2022-09-07T13:25:00Z">
                    <w:rPr>
                      <w:sz w:val="20"/>
                      <w:szCs w:val="20"/>
                    </w:rPr>
                  </w:rPrChange>
                </w:rPr>
                <w:delText xml:space="preserve">donde </w:delText>
              </w:r>
            </w:del>
            <w:r w:rsidR="009F1CBF" w:rsidRPr="00C7602C">
              <w:rPr>
                <w:bCs/>
                <w:sz w:val="20"/>
                <w:szCs w:val="20"/>
                <w:rPrChange w:id="336" w:author="Microsoft Office User" w:date="2022-09-07T13:25:00Z">
                  <w:rPr>
                    <w:sz w:val="20"/>
                    <w:szCs w:val="20"/>
                  </w:rPr>
                </w:rPrChange>
              </w:rPr>
              <w:t>está</w:t>
            </w:r>
            <w:r w:rsidRPr="00C7602C">
              <w:rPr>
                <w:bCs/>
                <w:sz w:val="20"/>
                <w:szCs w:val="20"/>
                <w:rPrChange w:id="337" w:author="Microsoft Office User" w:date="2022-09-07T13:25:00Z">
                  <w:rPr>
                    <w:sz w:val="20"/>
                    <w:szCs w:val="20"/>
                  </w:rPr>
                </w:rPrChange>
              </w:rPr>
              <w:t xml:space="preserve"> integrada principalmente por padres e hijos, y esta puede tener alcance mayor teniendo en cuenta </w:t>
            </w:r>
            <w:r w:rsidR="009F1CBF" w:rsidRPr="00C7602C">
              <w:rPr>
                <w:bCs/>
                <w:sz w:val="20"/>
                <w:szCs w:val="20"/>
                <w:rPrChange w:id="338" w:author="Microsoft Office User" w:date="2022-09-07T13:25:00Z">
                  <w:rPr>
                    <w:sz w:val="20"/>
                    <w:szCs w:val="20"/>
                  </w:rPr>
                </w:rPrChange>
              </w:rPr>
              <w:t>los diversos</w:t>
            </w:r>
            <w:r w:rsidRPr="00C7602C">
              <w:rPr>
                <w:bCs/>
                <w:sz w:val="20"/>
                <w:szCs w:val="20"/>
                <w:rPrChange w:id="339" w:author="Microsoft Office User" w:date="2022-09-07T13:25:00Z">
                  <w:rPr>
                    <w:sz w:val="20"/>
                    <w:szCs w:val="20"/>
                  </w:rPr>
                </w:rPrChange>
              </w:rPr>
              <w:t xml:space="preserve"> tipos de familias, debido a relaciones consanguíneas, jurídicas, de parentesco o de afinidad y solidaridad. Generalmente</w:t>
            </w:r>
            <w:ins w:id="340" w:author="Microsoft Office User" w:date="2022-09-07T14:08:00Z">
              <w:r w:rsidR="009E46C2">
                <w:rPr>
                  <w:b w:val="0"/>
                  <w:bCs/>
                  <w:sz w:val="20"/>
                  <w:szCs w:val="20"/>
                </w:rPr>
                <w:t>,</w:t>
              </w:r>
            </w:ins>
            <w:r w:rsidRPr="00C7602C">
              <w:rPr>
                <w:bCs/>
                <w:sz w:val="20"/>
                <w:szCs w:val="20"/>
                <w:rPrChange w:id="341" w:author="Microsoft Office User" w:date="2022-09-07T13:25:00Z">
                  <w:rPr>
                    <w:sz w:val="20"/>
                    <w:szCs w:val="20"/>
                  </w:rPr>
                </w:rPrChange>
              </w:rPr>
              <w:t xml:space="preserve"> las familias conviven por un proyecto de vida a favor de los integrantes de esta. </w:t>
            </w:r>
          </w:p>
        </w:tc>
      </w:tr>
      <w:tr w:rsidR="00D36F95" w14:paraId="777ECBCE" w14:textId="77777777">
        <w:trPr>
          <w:trHeight w:val="253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C" w14:textId="77777777" w:rsidR="00D36F95" w:rsidRDefault="00C92B4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Integral:</w:t>
            </w:r>
          </w:p>
        </w:tc>
        <w:tc>
          <w:tcPr>
            <w:tcW w:w="7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D" w14:textId="10197D90" w:rsidR="00D36F95" w:rsidRPr="00C7602C" w:rsidRDefault="00C92B4B">
            <w:pPr>
              <w:rPr>
                <w:b w:val="0"/>
                <w:bCs/>
                <w:sz w:val="20"/>
                <w:szCs w:val="20"/>
                <w:rPrChange w:id="342" w:author="Microsoft Office User" w:date="2022-09-07T13:25:00Z">
                  <w:rPr>
                    <w:sz w:val="20"/>
                    <w:szCs w:val="20"/>
                  </w:rPr>
                </w:rPrChange>
              </w:rPr>
            </w:pPr>
            <w:del w:id="343" w:author="Microsoft Office User" w:date="2022-09-07T14:08:00Z">
              <w:r w:rsidRPr="00C7602C" w:rsidDel="009E46C2">
                <w:rPr>
                  <w:bCs/>
                  <w:sz w:val="20"/>
                  <w:szCs w:val="20"/>
                  <w:rPrChange w:id="344" w:author="Microsoft Office User" w:date="2022-09-07T13:25:00Z">
                    <w:rPr>
                      <w:sz w:val="20"/>
                      <w:szCs w:val="20"/>
                    </w:rPr>
                  </w:rPrChange>
                </w:rPr>
                <w:delText xml:space="preserve">Es </w:delText>
              </w:r>
            </w:del>
            <w:ins w:id="345" w:author="Microsoft Office User" w:date="2022-09-07T14:08:00Z">
              <w:r w:rsidR="009E46C2">
                <w:rPr>
                  <w:b w:val="0"/>
                  <w:bCs/>
                  <w:sz w:val="20"/>
                  <w:szCs w:val="20"/>
                </w:rPr>
                <w:t>e</w:t>
              </w:r>
              <w:r w:rsidR="009E46C2" w:rsidRPr="00C7602C">
                <w:rPr>
                  <w:bCs/>
                  <w:sz w:val="20"/>
                  <w:szCs w:val="20"/>
                  <w:rPrChange w:id="346" w:author="Microsoft Office User" w:date="2022-09-07T13:25:00Z">
                    <w:rPr>
                      <w:sz w:val="20"/>
                      <w:szCs w:val="20"/>
                    </w:rPr>
                  </w:rPrChange>
                </w:rPr>
                <w:t xml:space="preserve">s </w:t>
              </w:r>
            </w:ins>
            <w:r w:rsidRPr="00C7602C">
              <w:rPr>
                <w:bCs/>
                <w:sz w:val="20"/>
                <w:szCs w:val="20"/>
                <w:rPrChange w:id="347" w:author="Microsoft Office User" w:date="2022-09-07T13:25:00Z">
                  <w:rPr>
                    <w:sz w:val="20"/>
                    <w:szCs w:val="20"/>
                  </w:rPr>
                </w:rPrChange>
              </w:rPr>
              <w:t>la articulación o coordinación y convergencia de acciones de diferentes actores centrada en las personas.</w:t>
            </w:r>
          </w:p>
        </w:tc>
      </w:tr>
      <w:tr w:rsidR="00D36F95" w14:paraId="565D8E9A" w14:textId="77777777">
        <w:trPr>
          <w:trHeight w:val="253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E" w14:textId="77777777" w:rsidR="00D36F95" w:rsidRDefault="00C92B4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Momentos del curso de vida:</w:t>
            </w:r>
          </w:p>
        </w:tc>
        <w:tc>
          <w:tcPr>
            <w:tcW w:w="7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F" w14:textId="2D0E9BE7" w:rsidR="00D36F95" w:rsidRPr="00C7602C" w:rsidRDefault="00C92B4B">
            <w:pPr>
              <w:rPr>
                <w:b w:val="0"/>
                <w:bCs/>
                <w:sz w:val="20"/>
                <w:szCs w:val="20"/>
                <w:rPrChange w:id="348" w:author="Microsoft Office User" w:date="2022-09-07T13:25:00Z">
                  <w:rPr>
                    <w:sz w:val="20"/>
                    <w:szCs w:val="20"/>
                  </w:rPr>
                </w:rPrChange>
              </w:rPr>
            </w:pPr>
            <w:del w:id="349" w:author="Microsoft Office User" w:date="2022-09-07T14:09:00Z">
              <w:r w:rsidRPr="00C7602C" w:rsidDel="009E46C2">
                <w:rPr>
                  <w:bCs/>
                  <w:sz w:val="20"/>
                  <w:szCs w:val="20"/>
                  <w:rPrChange w:id="350" w:author="Microsoft Office User" w:date="2022-09-07T13:25:00Z">
                    <w:rPr>
                      <w:sz w:val="20"/>
                      <w:szCs w:val="20"/>
                    </w:rPr>
                  </w:rPrChange>
                </w:rPr>
                <w:delText xml:space="preserve">Conjunto </w:delText>
              </w:r>
            </w:del>
            <w:ins w:id="351" w:author="Microsoft Office User" w:date="2022-09-07T14:09:00Z">
              <w:r w:rsidR="009E46C2">
                <w:rPr>
                  <w:b w:val="0"/>
                  <w:bCs/>
                  <w:sz w:val="20"/>
                  <w:szCs w:val="20"/>
                </w:rPr>
                <w:t>c</w:t>
              </w:r>
              <w:r w:rsidR="009E46C2" w:rsidRPr="00C7602C">
                <w:rPr>
                  <w:bCs/>
                  <w:sz w:val="20"/>
                  <w:szCs w:val="20"/>
                  <w:rPrChange w:id="352" w:author="Microsoft Office User" w:date="2022-09-07T13:25:00Z">
                    <w:rPr>
                      <w:sz w:val="20"/>
                      <w:szCs w:val="20"/>
                    </w:rPr>
                  </w:rPrChange>
                </w:rPr>
                <w:t xml:space="preserve">onjunto </w:t>
              </w:r>
            </w:ins>
            <w:r w:rsidRPr="00C7602C">
              <w:rPr>
                <w:bCs/>
                <w:sz w:val="20"/>
                <w:szCs w:val="20"/>
                <w:rPrChange w:id="353" w:author="Microsoft Office User" w:date="2022-09-07T13:25:00Z">
                  <w:rPr>
                    <w:sz w:val="20"/>
                    <w:szCs w:val="20"/>
                  </w:rPr>
                </w:rPrChange>
              </w:rPr>
              <w:t xml:space="preserve">de trayectorias o roles que sigue el desarrollo de las personas a lo largo del tiempo, que </w:t>
            </w:r>
            <w:del w:id="354" w:author="Microsoft Office User" w:date="2022-09-07T14:09:00Z">
              <w:r w:rsidRPr="00C7602C" w:rsidDel="009E46C2">
                <w:rPr>
                  <w:bCs/>
                  <w:sz w:val="20"/>
                  <w:szCs w:val="20"/>
                  <w:rPrChange w:id="355" w:author="Microsoft Office User" w:date="2022-09-07T13:25:00Z">
                    <w:rPr>
                      <w:sz w:val="20"/>
                      <w:szCs w:val="20"/>
                    </w:rPr>
                  </w:rPrChange>
                </w:rPr>
                <w:delText xml:space="preserve">son </w:delText>
              </w:r>
            </w:del>
            <w:ins w:id="356" w:author="Microsoft Office User" w:date="2022-09-07T14:09:00Z">
              <w:r w:rsidR="009E46C2">
                <w:rPr>
                  <w:b w:val="0"/>
                  <w:bCs/>
                  <w:sz w:val="20"/>
                  <w:szCs w:val="20"/>
                </w:rPr>
                <w:t>es</w:t>
              </w:r>
              <w:r w:rsidR="009E46C2" w:rsidRPr="00C7602C">
                <w:rPr>
                  <w:bCs/>
                  <w:sz w:val="20"/>
                  <w:szCs w:val="20"/>
                  <w:rPrChange w:id="357" w:author="Microsoft Office User" w:date="2022-09-07T13:25:00Z">
                    <w:rPr>
                      <w:sz w:val="20"/>
                      <w:szCs w:val="20"/>
                    </w:rPr>
                  </w:rPrChange>
                </w:rPr>
                <w:t xml:space="preserve"> </w:t>
              </w:r>
            </w:ins>
            <w:del w:id="358" w:author="Microsoft Office User" w:date="2022-09-07T14:09:00Z">
              <w:r w:rsidRPr="00C7602C" w:rsidDel="009E46C2">
                <w:rPr>
                  <w:bCs/>
                  <w:sz w:val="20"/>
                  <w:szCs w:val="20"/>
                  <w:rPrChange w:id="359" w:author="Microsoft Office User" w:date="2022-09-07T13:25:00Z">
                    <w:rPr>
                      <w:sz w:val="20"/>
                      <w:szCs w:val="20"/>
                    </w:rPr>
                  </w:rPrChange>
                </w:rPr>
                <w:delText xml:space="preserve">moldeadas </w:delText>
              </w:r>
            </w:del>
            <w:ins w:id="360" w:author="Microsoft Office User" w:date="2022-09-07T14:09:00Z">
              <w:r w:rsidR="009E46C2" w:rsidRPr="00C7602C">
                <w:rPr>
                  <w:bCs/>
                  <w:sz w:val="20"/>
                  <w:szCs w:val="20"/>
                  <w:rPrChange w:id="361" w:author="Microsoft Office User" w:date="2022-09-07T13:25:00Z">
                    <w:rPr>
                      <w:sz w:val="20"/>
                      <w:szCs w:val="20"/>
                    </w:rPr>
                  </w:rPrChange>
                </w:rPr>
                <w:t>moldead</w:t>
              </w:r>
              <w:r w:rsidR="009E46C2">
                <w:rPr>
                  <w:b w:val="0"/>
                  <w:bCs/>
                  <w:sz w:val="20"/>
                  <w:szCs w:val="20"/>
                </w:rPr>
                <w:t>o</w:t>
              </w:r>
              <w:r w:rsidR="009E46C2" w:rsidRPr="00C7602C">
                <w:rPr>
                  <w:bCs/>
                  <w:sz w:val="20"/>
                  <w:szCs w:val="20"/>
                  <w:rPrChange w:id="362" w:author="Microsoft Office User" w:date="2022-09-07T13:25:00Z">
                    <w:rPr>
                      <w:sz w:val="20"/>
                      <w:szCs w:val="20"/>
                    </w:rPr>
                  </w:rPrChange>
                </w:rPr>
                <w:t xml:space="preserve"> </w:t>
              </w:r>
            </w:ins>
            <w:r w:rsidRPr="00C7602C">
              <w:rPr>
                <w:bCs/>
                <w:sz w:val="20"/>
                <w:szCs w:val="20"/>
                <w:rPrChange w:id="363" w:author="Microsoft Office User" w:date="2022-09-07T13:25:00Z">
                  <w:rPr>
                    <w:sz w:val="20"/>
                    <w:szCs w:val="20"/>
                  </w:rPr>
                </w:rPrChange>
              </w:rPr>
              <w:t>por interacciones y la interdependencia de los aspectos biológicos y sociales del individuo</w:t>
            </w:r>
            <w:ins w:id="364" w:author="Microsoft Office User" w:date="2022-09-07T14:09:00Z">
              <w:r w:rsidR="009E46C2">
                <w:rPr>
                  <w:b w:val="0"/>
                  <w:bCs/>
                  <w:sz w:val="20"/>
                  <w:szCs w:val="20"/>
                </w:rPr>
                <w:t>.</w:t>
              </w:r>
            </w:ins>
          </w:p>
        </w:tc>
      </w:tr>
      <w:tr w:rsidR="00D36F95" w14:paraId="5E349205" w14:textId="77777777">
        <w:trPr>
          <w:trHeight w:val="253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B0" w14:textId="77777777" w:rsidR="00D36F95" w:rsidRDefault="00C92B4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Vivienda:</w:t>
            </w:r>
          </w:p>
        </w:tc>
        <w:tc>
          <w:tcPr>
            <w:tcW w:w="7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B1" w14:textId="45AE396A" w:rsidR="00D36F95" w:rsidRPr="00C7602C" w:rsidRDefault="00C92B4B">
            <w:pPr>
              <w:rPr>
                <w:b w:val="0"/>
                <w:bCs/>
                <w:sz w:val="20"/>
                <w:szCs w:val="20"/>
                <w:rPrChange w:id="365" w:author="Microsoft Office User" w:date="2022-09-07T13:25:00Z">
                  <w:rPr>
                    <w:sz w:val="20"/>
                    <w:szCs w:val="20"/>
                  </w:rPr>
                </w:rPrChange>
              </w:rPr>
            </w:pPr>
            <w:r w:rsidRPr="00C7602C">
              <w:rPr>
                <w:bCs/>
                <w:sz w:val="20"/>
                <w:szCs w:val="20"/>
                <w:rPrChange w:id="366" w:author="Microsoft Office User" w:date="2022-09-07T13:25:00Z">
                  <w:rPr>
                    <w:sz w:val="20"/>
                    <w:szCs w:val="20"/>
                  </w:rPr>
                </w:rPrChange>
              </w:rPr>
              <w:t>micro</w:t>
            </w:r>
            <w:del w:id="367" w:author="Microsoft Office User" w:date="2022-09-07T14:09:00Z">
              <w:r w:rsidRPr="00C7602C" w:rsidDel="009E46C2">
                <w:rPr>
                  <w:bCs/>
                  <w:sz w:val="20"/>
                  <w:szCs w:val="20"/>
                  <w:rPrChange w:id="368" w:author="Microsoft Office User" w:date="2022-09-07T13:25:00Z">
                    <w:rPr>
                      <w:sz w:val="20"/>
                      <w:szCs w:val="20"/>
                    </w:rPr>
                  </w:rPrChange>
                </w:rPr>
                <w:delText xml:space="preserve"> </w:delText>
              </w:r>
            </w:del>
            <w:r w:rsidRPr="00C7602C">
              <w:rPr>
                <w:bCs/>
                <w:sz w:val="20"/>
                <w:szCs w:val="20"/>
                <w:rPrChange w:id="369" w:author="Microsoft Office User" w:date="2022-09-07T13:25:00Z">
                  <w:rPr>
                    <w:sz w:val="20"/>
                    <w:szCs w:val="20"/>
                  </w:rPr>
                </w:rPrChange>
              </w:rPr>
              <w:t>hábitat y ambiente facilitador para satisfacer necesidades</w:t>
            </w:r>
            <w:ins w:id="370" w:author="Microsoft Office User" w:date="2022-09-07T14:09:00Z">
              <w:r w:rsidR="009E46C2">
                <w:rPr>
                  <w:b w:val="0"/>
                  <w:bCs/>
                  <w:sz w:val="20"/>
                  <w:szCs w:val="20"/>
                </w:rPr>
                <w:t>,</w:t>
              </w:r>
            </w:ins>
            <w:r w:rsidRPr="00C7602C">
              <w:rPr>
                <w:bCs/>
                <w:sz w:val="20"/>
                <w:szCs w:val="20"/>
                <w:rPrChange w:id="371" w:author="Microsoft Office User" w:date="2022-09-07T13:25:00Z">
                  <w:rPr>
                    <w:sz w:val="20"/>
                    <w:szCs w:val="20"/>
                  </w:rPr>
                </w:rPrChange>
              </w:rPr>
              <w:t xml:space="preserve"> como la del sueño, el reposo, la alimentación, el impulso gregario de la familia, la protección contra factores del intemperismo, como el calor y la lluvia.</w:t>
            </w:r>
          </w:p>
          <w:p w14:paraId="000001B2" w14:textId="77777777" w:rsidR="00D36F95" w:rsidRPr="00C7602C" w:rsidRDefault="00D36F95">
            <w:pPr>
              <w:rPr>
                <w:b w:val="0"/>
                <w:bCs/>
                <w:sz w:val="20"/>
                <w:szCs w:val="20"/>
                <w:rPrChange w:id="372" w:author="Microsoft Office User" w:date="2022-09-07T13:25:00Z">
                  <w:rPr>
                    <w:sz w:val="20"/>
                    <w:szCs w:val="20"/>
                  </w:rPr>
                </w:rPrChange>
              </w:rPr>
            </w:pPr>
          </w:p>
        </w:tc>
      </w:tr>
      <w:tr w:rsidR="00D36F95" w14:paraId="21D2AF1F" w14:textId="77777777">
        <w:trPr>
          <w:trHeight w:val="253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B3" w14:textId="77777777" w:rsidR="00D36F95" w:rsidRDefault="00C92B4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Vivienda saludable:</w:t>
            </w:r>
          </w:p>
        </w:tc>
        <w:tc>
          <w:tcPr>
            <w:tcW w:w="7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B4" w14:textId="682BACC0" w:rsidR="00D36F95" w:rsidRPr="00C7602C" w:rsidRDefault="00C92B4B">
            <w:pPr>
              <w:rPr>
                <w:b w:val="0"/>
                <w:bCs/>
                <w:sz w:val="20"/>
                <w:szCs w:val="20"/>
                <w:rPrChange w:id="373" w:author="Microsoft Office User" w:date="2022-09-07T13:25:00Z">
                  <w:rPr>
                    <w:sz w:val="20"/>
                    <w:szCs w:val="20"/>
                  </w:rPr>
                </w:rPrChange>
              </w:rPr>
            </w:pPr>
            <w:r w:rsidRPr="00C7602C">
              <w:rPr>
                <w:bCs/>
                <w:sz w:val="20"/>
                <w:szCs w:val="20"/>
                <w:rPrChange w:id="374" w:author="Microsoft Office User" w:date="2022-09-07T13:25:00Z">
                  <w:rPr>
                    <w:sz w:val="20"/>
                    <w:szCs w:val="20"/>
                  </w:rPr>
                </w:rPrChange>
              </w:rPr>
              <w:t>es aquella que puede proveer factores protectores</w:t>
            </w:r>
            <w:ins w:id="375" w:author="Microsoft Office User" w:date="2022-09-07T14:09:00Z">
              <w:r w:rsidR="009E46C2">
                <w:rPr>
                  <w:b w:val="0"/>
                  <w:bCs/>
                  <w:sz w:val="20"/>
                  <w:szCs w:val="20"/>
                </w:rPr>
                <w:t>,</w:t>
              </w:r>
            </w:ins>
            <w:r w:rsidRPr="00C7602C">
              <w:rPr>
                <w:bCs/>
                <w:sz w:val="20"/>
                <w:szCs w:val="20"/>
                <w:rPrChange w:id="376" w:author="Microsoft Office User" w:date="2022-09-07T13:25:00Z">
                  <w:rPr>
                    <w:sz w:val="20"/>
                    <w:szCs w:val="20"/>
                  </w:rPr>
                </w:rPrChange>
              </w:rPr>
              <w:t xml:space="preserve"> como</w:t>
            </w:r>
            <w:del w:id="377" w:author="Microsoft Office User" w:date="2022-09-07T14:09:00Z">
              <w:r w:rsidRPr="00C7602C" w:rsidDel="009E46C2">
                <w:rPr>
                  <w:bCs/>
                  <w:sz w:val="20"/>
                  <w:szCs w:val="20"/>
                  <w:rPrChange w:id="378" w:author="Microsoft Office User" w:date="2022-09-07T13:25:00Z">
                    <w:rPr>
                      <w:sz w:val="20"/>
                      <w:szCs w:val="20"/>
                    </w:rPr>
                  </w:rPrChange>
                </w:rPr>
                <w:delText>;</w:delText>
              </w:r>
            </w:del>
            <w:r w:rsidRPr="00C7602C">
              <w:rPr>
                <w:bCs/>
                <w:sz w:val="20"/>
                <w:szCs w:val="20"/>
                <w:rPrChange w:id="379" w:author="Microsoft Office User" w:date="2022-09-07T13:25:00Z">
                  <w:rPr>
                    <w:sz w:val="20"/>
                    <w:szCs w:val="20"/>
                  </w:rPr>
                </w:rPrChange>
              </w:rPr>
              <w:t xml:space="preserve"> privacidad, higiene, confort, luminosidad, servicios básicos y espacios adecuados que permitan la convivencia y el relacionamiento de sus habitantes.</w:t>
            </w:r>
          </w:p>
        </w:tc>
      </w:tr>
    </w:tbl>
    <w:p w14:paraId="000001B5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0"/>
          <w:szCs w:val="20"/>
        </w:rPr>
      </w:pPr>
    </w:p>
    <w:p w14:paraId="000001B6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0"/>
          <w:szCs w:val="20"/>
        </w:rPr>
      </w:pPr>
    </w:p>
    <w:p w14:paraId="000001B7" w14:textId="6CBEC124" w:rsidR="00D36F95" w:rsidRDefault="00D36F95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0"/>
          <w:szCs w:val="20"/>
        </w:rPr>
      </w:pPr>
    </w:p>
    <w:p w14:paraId="6D047CBC" w14:textId="60321F79" w:rsidR="009F1CBF" w:rsidRDefault="009F1CBF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0"/>
          <w:szCs w:val="20"/>
        </w:rPr>
      </w:pPr>
    </w:p>
    <w:p w14:paraId="7DEE4370" w14:textId="389E21C4" w:rsidR="009F1CBF" w:rsidRDefault="009F1CBF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0"/>
          <w:szCs w:val="20"/>
        </w:rPr>
      </w:pPr>
    </w:p>
    <w:p w14:paraId="25821C45" w14:textId="77777777" w:rsidR="009F1CBF" w:rsidRDefault="009F1CBF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0"/>
          <w:szCs w:val="20"/>
        </w:rPr>
      </w:pPr>
    </w:p>
    <w:p w14:paraId="000001B8" w14:textId="77777777" w:rsidR="00D36F95" w:rsidRDefault="00C92B4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REFERENCIAS </w:t>
      </w:r>
      <w:r>
        <w:rPr>
          <w:b/>
          <w:sz w:val="20"/>
          <w:szCs w:val="20"/>
        </w:rPr>
        <w:t>BIBLIOGRÁFICAS</w:t>
      </w:r>
    </w:p>
    <w:p w14:paraId="000001B9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14:paraId="000001BA" w14:textId="239252B1" w:rsidR="00D36F95" w:rsidRDefault="00C92B4B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CONASA</w:t>
      </w:r>
      <w:r>
        <w:rPr>
          <w:b/>
          <w:sz w:val="20"/>
          <w:szCs w:val="20"/>
        </w:rPr>
        <w:t>.</w:t>
      </w:r>
      <w:r>
        <w:rPr>
          <w:sz w:val="20"/>
          <w:szCs w:val="20"/>
        </w:rPr>
        <w:t xml:space="preserve"> (2</w:t>
      </w:r>
      <w:del w:id="380" w:author="Microsoft Office User" w:date="2022-09-07T14:15:00Z">
        <w:r w:rsidDel="009E4118">
          <w:rPr>
            <w:sz w:val="20"/>
            <w:szCs w:val="20"/>
          </w:rPr>
          <w:delText>.</w:delText>
        </w:r>
      </w:del>
      <w:r>
        <w:rPr>
          <w:sz w:val="20"/>
          <w:szCs w:val="20"/>
        </w:rPr>
        <w:t>016)</w:t>
      </w:r>
      <w:r>
        <w:rPr>
          <w:i/>
          <w:sz w:val="20"/>
          <w:szCs w:val="20"/>
        </w:rPr>
        <w:t xml:space="preserve">. </w:t>
      </w:r>
      <w:del w:id="381" w:author="Microsoft Office User" w:date="2022-09-07T14:14:00Z">
        <w:r w:rsidDel="009E4118">
          <w:rPr>
            <w:i/>
            <w:sz w:val="20"/>
            <w:szCs w:val="20"/>
          </w:rPr>
          <w:delText>Conceptos de entornos saludables</w:delText>
        </w:r>
      </w:del>
      <w:ins w:id="382" w:author="Microsoft Office User" w:date="2022-09-07T14:14:00Z">
        <w:r w:rsidR="009E4118">
          <w:rPr>
            <w:i/>
            <w:sz w:val="20"/>
            <w:szCs w:val="20"/>
          </w:rPr>
          <w:t xml:space="preserve">Lineamientos Nacionales </w:t>
        </w:r>
      </w:ins>
      <w:ins w:id="383" w:author="Microsoft Office User" w:date="2022-09-07T14:15:00Z">
        <w:r w:rsidR="009E4118">
          <w:rPr>
            <w:i/>
            <w:sz w:val="20"/>
            <w:szCs w:val="20"/>
          </w:rPr>
          <w:t>de Entornos</w:t>
        </w:r>
      </w:ins>
      <w:r>
        <w:rPr>
          <w:i/>
          <w:sz w:val="20"/>
          <w:szCs w:val="20"/>
        </w:rPr>
        <w:t>.</w:t>
      </w:r>
      <w:ins w:id="384" w:author="Microsoft Office User" w:date="2022-09-07T14:15:00Z">
        <w:r w:rsidR="009E4118">
          <w:rPr>
            <w:i/>
            <w:sz w:val="20"/>
            <w:szCs w:val="20"/>
          </w:rPr>
          <w:t xml:space="preserve"> </w:t>
        </w:r>
        <w:r w:rsidR="009E4118">
          <w:rPr>
            <w:iCs/>
            <w:sz w:val="20"/>
            <w:szCs w:val="20"/>
          </w:rPr>
          <w:t>MinSalud.</w:t>
        </w:r>
      </w:ins>
      <w:r>
        <w:rPr>
          <w:i/>
          <w:sz w:val="20"/>
          <w:szCs w:val="20"/>
        </w:rPr>
        <w:t xml:space="preserve"> </w:t>
      </w:r>
      <w:hyperlink r:id="rId32" w:anchor=":~:text=El%20Lineamiento%20Nacional%20de%20Entornos%20Saludables%20LNES%2C%20tiene,intervenci%C3%B3n%20de%20los%20determinantes%20sociales%20sanitarios%20y%20ambientales">
        <w:r>
          <w:rPr>
            <w:color w:val="1155CC"/>
            <w:sz w:val="20"/>
            <w:szCs w:val="20"/>
            <w:u w:val="single"/>
          </w:rPr>
          <w:t>https://www.minsalud.gov.co/sites/rid/Lists/BibliotecaDigital/RIDE/VS/PP/SA/lineamientos-entornos-nacionales-2016.pdf#:~:text=El%20Lineamiento%20Nacional%20de%20Entornos%20Saludables%20LNES%2C%20tiene,intervenci%C3%B3n%20de%20los%20determinantes%20sociales%20sanitarios%20y%20ambientales</w:t>
        </w:r>
      </w:hyperlink>
      <w:r>
        <w:rPr>
          <w:sz w:val="20"/>
          <w:szCs w:val="20"/>
        </w:rPr>
        <w:t xml:space="preserve">. </w:t>
      </w:r>
    </w:p>
    <w:p w14:paraId="000001BB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14:paraId="000001BC" w14:textId="69813CBF" w:rsidR="00D36F95" w:rsidRDefault="00C92B4B">
      <w:pPr>
        <w:pBdr>
          <w:top w:val="nil"/>
          <w:left w:val="nil"/>
          <w:bottom w:val="nil"/>
          <w:right w:val="nil"/>
          <w:between w:val="nil"/>
        </w:pBdr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Ministerio de Ambiente</w:t>
      </w:r>
      <w:ins w:id="385" w:author="Microsoft Office User" w:date="2022-09-07T14:15:00Z">
        <w:r w:rsidR="009E4118">
          <w:rPr>
            <w:color w:val="333333"/>
            <w:sz w:val="20"/>
            <w:szCs w:val="20"/>
            <w:highlight w:val="white"/>
          </w:rPr>
          <w:t xml:space="preserve"> y Desarrollo Sostenible</w:t>
        </w:r>
      </w:ins>
      <w:r>
        <w:rPr>
          <w:color w:val="333333"/>
          <w:sz w:val="20"/>
          <w:szCs w:val="20"/>
          <w:highlight w:val="white"/>
        </w:rPr>
        <w:t>. (2</w:t>
      </w:r>
      <w:del w:id="386" w:author="Microsoft Office User" w:date="2022-09-07T14:15:00Z">
        <w:r w:rsidDel="009E4118">
          <w:rPr>
            <w:color w:val="333333"/>
            <w:sz w:val="20"/>
            <w:szCs w:val="20"/>
            <w:highlight w:val="white"/>
          </w:rPr>
          <w:delText>.</w:delText>
        </w:r>
      </w:del>
      <w:r>
        <w:rPr>
          <w:color w:val="333333"/>
          <w:sz w:val="20"/>
          <w:szCs w:val="20"/>
          <w:highlight w:val="white"/>
        </w:rPr>
        <w:t xml:space="preserve">008). </w:t>
      </w:r>
      <w:r>
        <w:rPr>
          <w:i/>
          <w:color w:val="333333"/>
          <w:sz w:val="20"/>
          <w:szCs w:val="20"/>
          <w:highlight w:val="white"/>
        </w:rPr>
        <w:t>Qué es SUISA.</w:t>
      </w:r>
      <w:r>
        <w:rPr>
          <w:color w:val="333333"/>
          <w:sz w:val="20"/>
          <w:szCs w:val="20"/>
          <w:highlight w:val="white"/>
        </w:rPr>
        <w:t xml:space="preserve"> </w:t>
      </w:r>
      <w:ins w:id="387" w:author="Microsoft Office User" w:date="2022-09-07T14:15:00Z">
        <w:r w:rsidR="009E4118">
          <w:rPr>
            <w:color w:val="333333"/>
            <w:sz w:val="20"/>
            <w:szCs w:val="20"/>
          </w:rPr>
          <w:t xml:space="preserve">Salud Ambiental. </w:t>
        </w:r>
      </w:ins>
      <w:ins w:id="388" w:author="Microsoft Office User" w:date="2022-09-07T14:16:00Z">
        <w:r w:rsidR="009E4118">
          <w:rPr>
            <w:color w:val="1155CC"/>
            <w:sz w:val="20"/>
            <w:szCs w:val="20"/>
            <w:highlight w:val="white"/>
            <w:u w:val="single"/>
          </w:rPr>
          <w:fldChar w:fldCharType="begin"/>
        </w:r>
        <w:r w:rsidR="009E4118">
          <w:rPr>
            <w:color w:val="1155CC"/>
            <w:sz w:val="20"/>
            <w:szCs w:val="20"/>
            <w:highlight w:val="white"/>
            <w:u w:val="single"/>
          </w:rPr>
          <w:instrText xml:space="preserve"> HYPERLINK "</w:instrText>
        </w:r>
      </w:ins>
      <w:r w:rsidR="009E4118">
        <w:rPr>
          <w:color w:val="1155CC"/>
          <w:sz w:val="20"/>
          <w:szCs w:val="20"/>
          <w:highlight w:val="white"/>
          <w:u w:val="single"/>
        </w:rPr>
        <w:instrText>https://www.minambiente.gov.co/asuntos-ambientales-sectorial-y-urbana/salud-ambiental/#:~:text=El%20SUISA%20es%20un%20sistema,la%20poblaci%C3%B3n%2C%20que%20apoya%20la</w:instrText>
      </w:r>
      <w:ins w:id="389" w:author="Microsoft Office User" w:date="2022-09-07T14:16:00Z">
        <w:r w:rsidR="009E4118">
          <w:rPr>
            <w:color w:val="1155CC"/>
            <w:sz w:val="20"/>
            <w:szCs w:val="20"/>
            <w:highlight w:val="white"/>
            <w:u w:val="single"/>
          </w:rPr>
          <w:instrText xml:space="preserve">" </w:instrText>
        </w:r>
        <w:r w:rsidR="009E4118">
          <w:rPr>
            <w:color w:val="1155CC"/>
            <w:sz w:val="20"/>
            <w:szCs w:val="20"/>
            <w:highlight w:val="white"/>
            <w:u w:val="single"/>
          </w:rPr>
        </w:r>
        <w:r w:rsidR="009E4118">
          <w:rPr>
            <w:color w:val="1155CC"/>
            <w:sz w:val="20"/>
            <w:szCs w:val="20"/>
            <w:highlight w:val="white"/>
            <w:u w:val="single"/>
          </w:rPr>
          <w:fldChar w:fldCharType="separate"/>
        </w:r>
      </w:ins>
      <w:r w:rsidR="009E4118" w:rsidRPr="00A83CC7">
        <w:rPr>
          <w:rStyle w:val="Hipervnculo"/>
          <w:sz w:val="20"/>
          <w:szCs w:val="20"/>
          <w:highlight w:val="white"/>
        </w:rPr>
        <w:t>https://www.minambiente.gov.co/asuntos-ambientales-sectorial-y-urbana/salud-ambiental/#:~:text=El%20SUISA%20es%20un%20sistema,la%20poblaci%C3%B3n%2C%20que%20apoya%20la</w:t>
      </w:r>
      <w:ins w:id="390" w:author="Microsoft Office User" w:date="2022-09-07T14:16:00Z">
        <w:r w:rsidR="009E4118">
          <w:rPr>
            <w:color w:val="1155CC"/>
            <w:sz w:val="20"/>
            <w:szCs w:val="20"/>
            <w:highlight w:val="white"/>
            <w:u w:val="single"/>
          </w:rPr>
          <w:fldChar w:fldCharType="end"/>
        </w:r>
      </w:ins>
      <w:r>
        <w:rPr>
          <w:color w:val="333333"/>
          <w:sz w:val="20"/>
          <w:szCs w:val="20"/>
          <w:highlight w:val="white"/>
        </w:rPr>
        <w:t xml:space="preserve"> </w:t>
      </w:r>
    </w:p>
    <w:p w14:paraId="000001BD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rPr>
          <w:color w:val="333333"/>
          <w:sz w:val="20"/>
          <w:szCs w:val="20"/>
          <w:highlight w:val="white"/>
        </w:rPr>
      </w:pPr>
    </w:p>
    <w:p w14:paraId="3BDDAD9C" w14:textId="77777777" w:rsidR="008D1EEF" w:rsidRDefault="008D1EEF" w:rsidP="008D1EEF">
      <w:pPr>
        <w:pBdr>
          <w:top w:val="nil"/>
          <w:left w:val="nil"/>
          <w:bottom w:val="nil"/>
          <w:right w:val="nil"/>
          <w:between w:val="nil"/>
        </w:pBdr>
        <w:rPr>
          <w:ins w:id="391" w:author="Microsoft Office User" w:date="2022-09-07T14:22:00Z"/>
          <w:color w:val="1155CC"/>
          <w:sz w:val="20"/>
          <w:szCs w:val="20"/>
          <w:highlight w:val="white"/>
          <w:u w:val="single"/>
        </w:rPr>
      </w:pPr>
      <w:ins w:id="392" w:author="Microsoft Office User" w:date="2022-09-07T14:22:00Z">
        <w:r>
          <w:rPr>
            <w:color w:val="333333"/>
            <w:sz w:val="20"/>
            <w:szCs w:val="20"/>
            <w:highlight w:val="white"/>
          </w:rPr>
          <w:t xml:space="preserve">Ministerio de la Protección Social. (2006). </w:t>
        </w:r>
        <w:r>
          <w:rPr>
            <w:i/>
            <w:color w:val="333333"/>
            <w:sz w:val="20"/>
            <w:szCs w:val="20"/>
            <w:highlight w:val="white"/>
          </w:rPr>
          <w:t xml:space="preserve">Lineamientos nacionales para la aplicación y el desarrollo de las Estrategias de Entornos Saludables. Escuela Saludable y Vivienda Saludable.  </w:t>
        </w:r>
        <w:r>
          <w:fldChar w:fldCharType="begin"/>
        </w:r>
        <w:r>
          <w:instrText xml:space="preserve"> HYPERLINK "https://www.minsalud.gov.co/sites/rid/Lists/BibliotecaDigital/RIDE/VS/PP/SA/lineamientos-nacionales-para-la-aplicacion-y-el-desarrollo-de-las-ees.pdf" \h </w:instrText>
        </w:r>
        <w:r>
          <w:fldChar w:fldCharType="separate"/>
        </w:r>
        <w:r>
          <w:rPr>
            <w:color w:val="1155CC"/>
            <w:sz w:val="20"/>
            <w:szCs w:val="20"/>
            <w:highlight w:val="white"/>
            <w:u w:val="single"/>
          </w:rPr>
          <w:t>https://www.minsalud.gov.co/sites/rid/Lists/BibliotecaDigital/RIDE/VS/PP/SA/lineamientos-nacionales-para-la-aplicacion-y-el-desarrollo-de-las-ees.pdf</w:t>
        </w:r>
        <w:r>
          <w:rPr>
            <w:color w:val="1155CC"/>
            <w:sz w:val="20"/>
            <w:szCs w:val="20"/>
            <w:highlight w:val="white"/>
            <w:u w:val="single"/>
          </w:rPr>
          <w:fldChar w:fldCharType="end"/>
        </w:r>
      </w:ins>
    </w:p>
    <w:p w14:paraId="425A1C81" w14:textId="77777777" w:rsidR="008D1EEF" w:rsidRDefault="008D1EEF" w:rsidP="008D1EEF">
      <w:pPr>
        <w:pBdr>
          <w:top w:val="nil"/>
          <w:left w:val="nil"/>
          <w:bottom w:val="nil"/>
          <w:right w:val="nil"/>
          <w:between w:val="nil"/>
        </w:pBdr>
        <w:rPr>
          <w:ins w:id="393" w:author="Microsoft Office User" w:date="2022-09-07T14:22:00Z"/>
          <w:color w:val="333333"/>
          <w:sz w:val="20"/>
          <w:szCs w:val="20"/>
          <w:highlight w:val="white"/>
        </w:rPr>
      </w:pPr>
    </w:p>
    <w:p w14:paraId="30A57558" w14:textId="77777777" w:rsidR="008D1EEF" w:rsidRDefault="008D1EEF" w:rsidP="008D1EEF">
      <w:pPr>
        <w:pBdr>
          <w:top w:val="nil"/>
          <w:left w:val="nil"/>
          <w:bottom w:val="nil"/>
          <w:right w:val="nil"/>
          <w:between w:val="nil"/>
        </w:pBdr>
        <w:rPr>
          <w:ins w:id="394" w:author="Microsoft Office User" w:date="2022-09-07T14:23:00Z"/>
          <w:color w:val="1155CC"/>
          <w:sz w:val="20"/>
          <w:szCs w:val="20"/>
          <w:highlight w:val="white"/>
          <w:u w:val="single"/>
        </w:rPr>
      </w:pPr>
      <w:ins w:id="395" w:author="Microsoft Office User" w:date="2022-09-07T14:23:00Z">
        <w:r>
          <w:rPr>
            <w:color w:val="333333"/>
            <w:sz w:val="20"/>
            <w:szCs w:val="20"/>
            <w:highlight w:val="white"/>
          </w:rPr>
          <w:t xml:space="preserve">Ministerio de la Protección Social. (2009). </w:t>
        </w:r>
        <w:r>
          <w:rPr>
            <w:i/>
            <w:color w:val="333333"/>
            <w:sz w:val="20"/>
            <w:szCs w:val="20"/>
            <w:highlight w:val="white"/>
          </w:rPr>
          <w:t>Manual de Gestión Territorial. Estrategia de Entornos Saludables. Documento 05.</w:t>
        </w:r>
        <w:r>
          <w:rPr>
            <w:color w:val="333333"/>
            <w:sz w:val="20"/>
            <w:szCs w:val="20"/>
            <w:highlight w:val="white"/>
          </w:rPr>
          <w:t xml:space="preserve"> </w:t>
        </w:r>
        <w:r>
          <w:fldChar w:fldCharType="begin"/>
        </w:r>
        <w:r>
          <w:instrText xml:space="preserve"> HYPERLINK "https://www.minsalud.gov.co/sites/rid/Lists/BibliotecaDigital/RIDE/VS/PP/SA/manual-de-gestion-territorial-de-la-ees.pdf" \h </w:instrText>
        </w:r>
        <w:r>
          <w:fldChar w:fldCharType="separate"/>
        </w:r>
        <w:r>
          <w:rPr>
            <w:color w:val="0563C1"/>
            <w:sz w:val="20"/>
            <w:szCs w:val="20"/>
            <w:highlight w:val="white"/>
            <w:u w:val="single"/>
          </w:rPr>
          <w:t>https://www.minsalud.gov.co/sites/rid/Lists/BibliotecaDigital/RIDE/VS/PP/SA/manual-de-gestion-territorial-de-la-ees.pdf</w:t>
        </w:r>
        <w:r>
          <w:rPr>
            <w:color w:val="0563C1"/>
            <w:sz w:val="20"/>
            <w:szCs w:val="20"/>
            <w:highlight w:val="white"/>
            <w:u w:val="single"/>
          </w:rPr>
          <w:fldChar w:fldCharType="end"/>
        </w:r>
      </w:ins>
    </w:p>
    <w:p w14:paraId="56937620" w14:textId="77777777" w:rsidR="008D1EEF" w:rsidRDefault="008D1EEF" w:rsidP="008D1EEF">
      <w:pPr>
        <w:pBdr>
          <w:top w:val="nil"/>
          <w:left w:val="nil"/>
          <w:bottom w:val="nil"/>
          <w:right w:val="nil"/>
          <w:between w:val="nil"/>
        </w:pBdr>
        <w:rPr>
          <w:ins w:id="396" w:author="Microsoft Office User" w:date="2022-09-07T14:23:00Z"/>
          <w:color w:val="1155CC"/>
          <w:sz w:val="20"/>
          <w:szCs w:val="20"/>
          <w:highlight w:val="white"/>
          <w:u w:val="single"/>
        </w:rPr>
      </w:pPr>
    </w:p>
    <w:p w14:paraId="000001BE" w14:textId="3C9F3A3B" w:rsidR="00D36F95" w:rsidDel="008D1EEF" w:rsidRDefault="00C92B4B" w:rsidP="009E4118">
      <w:pPr>
        <w:pBdr>
          <w:top w:val="nil"/>
          <w:left w:val="nil"/>
          <w:bottom w:val="nil"/>
          <w:right w:val="nil"/>
          <w:between w:val="nil"/>
        </w:pBdr>
        <w:rPr>
          <w:del w:id="397" w:author="Microsoft Office User" w:date="2022-09-07T14:23:00Z"/>
          <w:color w:val="333333"/>
          <w:sz w:val="20"/>
          <w:szCs w:val="20"/>
          <w:highlight w:val="white"/>
        </w:rPr>
      </w:pPr>
      <w:del w:id="398" w:author="Microsoft Office User" w:date="2022-09-07T14:23:00Z">
        <w:r w:rsidDel="008D1EEF">
          <w:rPr>
            <w:color w:val="333333"/>
            <w:sz w:val="20"/>
            <w:szCs w:val="20"/>
            <w:highlight w:val="white"/>
          </w:rPr>
          <w:delText>Ministerio de Salud y Protección Social. (2</w:delText>
        </w:r>
      </w:del>
      <w:del w:id="399" w:author="Microsoft Office User" w:date="2022-09-07T14:16:00Z">
        <w:r w:rsidDel="009E4118">
          <w:rPr>
            <w:color w:val="333333"/>
            <w:sz w:val="20"/>
            <w:szCs w:val="20"/>
            <w:highlight w:val="white"/>
          </w:rPr>
          <w:delText>.</w:delText>
        </w:r>
      </w:del>
      <w:del w:id="400" w:author="Microsoft Office User" w:date="2022-09-07T14:23:00Z">
        <w:r w:rsidDel="008D1EEF">
          <w:rPr>
            <w:color w:val="333333"/>
            <w:sz w:val="20"/>
            <w:szCs w:val="20"/>
            <w:highlight w:val="white"/>
          </w:rPr>
          <w:delText xml:space="preserve">008). </w:delText>
        </w:r>
      </w:del>
      <w:del w:id="401" w:author="Microsoft Office User" w:date="2022-09-07T14:16:00Z">
        <w:r w:rsidDel="009E4118">
          <w:rPr>
            <w:i/>
            <w:color w:val="333333"/>
            <w:sz w:val="20"/>
            <w:szCs w:val="20"/>
            <w:highlight w:val="white"/>
          </w:rPr>
          <w:delText>CONPES 3550 de 2.008</w:delText>
        </w:r>
      </w:del>
      <w:del w:id="402" w:author="Microsoft Office User" w:date="2022-09-07T14:23:00Z">
        <w:r w:rsidDel="008D1EEF">
          <w:rPr>
            <w:i/>
            <w:color w:val="333333"/>
            <w:sz w:val="20"/>
            <w:szCs w:val="20"/>
            <w:highlight w:val="white"/>
          </w:rPr>
          <w:delText xml:space="preserve">. </w:delText>
        </w:r>
        <w:r w:rsidDel="008D1EEF">
          <w:fldChar w:fldCharType="begin"/>
        </w:r>
        <w:r w:rsidDel="008D1EEF">
          <w:delInstrText xml:space="preserve"> HYPERLINK "https://www.minsalud.gov.co/sites/rid/Lists/BibliotecaDigital/RIDE/VS/PP/SA/marco-conpes-3550-2008-RSI-2005.pdf" \h </w:delInstrText>
        </w:r>
        <w:r w:rsidDel="008D1EEF">
          <w:fldChar w:fldCharType="separate"/>
        </w:r>
        <w:r w:rsidDel="008D1EEF">
          <w:rPr>
            <w:color w:val="1155CC"/>
            <w:sz w:val="20"/>
            <w:szCs w:val="20"/>
            <w:highlight w:val="white"/>
            <w:u w:val="single"/>
          </w:rPr>
          <w:delText>https://www.minsalud.gov.co/sites/rid/Lists/BibliotecaDigital/RIDE/VS/PP/SA/marco-conpes-3550-2008-RSI-2005.pdf</w:delText>
        </w:r>
        <w:r w:rsidDel="008D1EEF">
          <w:rPr>
            <w:color w:val="1155CC"/>
            <w:sz w:val="20"/>
            <w:szCs w:val="20"/>
            <w:highlight w:val="white"/>
            <w:u w:val="single"/>
          </w:rPr>
          <w:fldChar w:fldCharType="end"/>
        </w:r>
        <w:r w:rsidDel="008D1EEF">
          <w:rPr>
            <w:color w:val="333333"/>
            <w:sz w:val="20"/>
            <w:szCs w:val="20"/>
            <w:highlight w:val="white"/>
          </w:rPr>
          <w:delText xml:space="preserve"> </w:delText>
        </w:r>
      </w:del>
    </w:p>
    <w:p w14:paraId="000001BF" w14:textId="4389BA6E" w:rsidR="00D36F95" w:rsidDel="008D1EEF" w:rsidRDefault="00D36F95">
      <w:pPr>
        <w:pBdr>
          <w:top w:val="nil"/>
          <w:left w:val="nil"/>
          <w:bottom w:val="nil"/>
          <w:right w:val="nil"/>
          <w:between w:val="nil"/>
        </w:pBdr>
        <w:rPr>
          <w:del w:id="403" w:author="Microsoft Office User" w:date="2022-09-07T14:23:00Z"/>
          <w:color w:val="333333"/>
          <w:sz w:val="20"/>
          <w:szCs w:val="20"/>
          <w:highlight w:val="white"/>
        </w:rPr>
      </w:pPr>
    </w:p>
    <w:p w14:paraId="3DE3DA47" w14:textId="77777777" w:rsidR="008D1EEF" w:rsidRDefault="008D1EEF" w:rsidP="008D1EEF">
      <w:pPr>
        <w:rPr>
          <w:ins w:id="404" w:author="Microsoft Office User" w:date="2022-09-07T14:22:00Z"/>
          <w:i/>
          <w:color w:val="1155CC"/>
          <w:sz w:val="20"/>
          <w:szCs w:val="20"/>
          <w:highlight w:val="white"/>
          <w:u w:val="single"/>
        </w:rPr>
      </w:pPr>
      <w:ins w:id="405" w:author="Microsoft Office User" w:date="2022-09-07T14:22:00Z">
        <w:r>
          <w:rPr>
            <w:color w:val="333333"/>
            <w:sz w:val="20"/>
            <w:szCs w:val="20"/>
            <w:highlight w:val="white"/>
          </w:rPr>
          <w:t xml:space="preserve">Ministerio de Salud y Protección Social. (2016). </w:t>
        </w:r>
        <w:r>
          <w:rPr>
            <w:i/>
            <w:color w:val="333333"/>
            <w:sz w:val="20"/>
            <w:szCs w:val="20"/>
            <w:highlight w:val="white"/>
          </w:rPr>
          <w:t xml:space="preserve">Lineamientos nacionales de entornos. </w:t>
        </w:r>
      </w:ins>
    </w:p>
    <w:p w14:paraId="69399B40" w14:textId="77777777" w:rsidR="008D1EEF" w:rsidRDefault="008D1EEF" w:rsidP="008D1EEF">
      <w:pPr>
        <w:rPr>
          <w:ins w:id="406" w:author="Microsoft Office User" w:date="2022-09-07T14:22:00Z"/>
          <w:color w:val="1155CC"/>
          <w:sz w:val="20"/>
          <w:szCs w:val="20"/>
          <w:highlight w:val="white"/>
          <w:u w:val="single"/>
        </w:rPr>
      </w:pPr>
      <w:ins w:id="407" w:author="Microsoft Office User" w:date="2022-09-07T14:22:00Z">
        <w:r>
          <w:fldChar w:fldCharType="begin"/>
        </w:r>
        <w:r>
          <w:instrText xml:space="preserve"> HYPERLINK "https://www.minsalud.gov.co/sites/rid/Lists/BibliotecaDigital/RIDE/VS/PP/SA/lineamientos-entornos-nacionales-2016.pdf" \l ":~:text=El%20Lineamiento%20Nacional%20de%20Entornos%20Saludables%20LNES%2C%20tiene,intervenci%C3%B3n%20de%20los%20determinantes%20sociales%20sanitarios%20y%20ambientales" \h </w:instrText>
        </w:r>
        <w:r>
          <w:fldChar w:fldCharType="separate"/>
        </w:r>
        <w:r>
          <w:rPr>
            <w:color w:val="1155CC"/>
            <w:sz w:val="20"/>
            <w:szCs w:val="20"/>
            <w:highlight w:val="white"/>
            <w:u w:val="single"/>
          </w:rPr>
          <w:t>https://www.minsalud.gov.co/sites/rid/Lists/BibliotecaDigital/RIDE/VS/PP/SA/lineamientos-entornos-nacionales-2016.pdf#:~:text=El%20Lineamiento%20Nacional%20de%20Entornos%20Saludables%20LNES%2C%20tiene,intervenci%C3%B3n%20de%20los%20determinantes%20sociales%20sanitarios%20y%20ambientales</w:t>
        </w:r>
        <w:r>
          <w:rPr>
            <w:color w:val="1155CC"/>
            <w:sz w:val="20"/>
            <w:szCs w:val="20"/>
            <w:highlight w:val="white"/>
            <w:u w:val="single"/>
          </w:rPr>
          <w:fldChar w:fldCharType="end"/>
        </w:r>
        <w:r>
          <w:rPr>
            <w:color w:val="1155CC"/>
            <w:sz w:val="20"/>
            <w:szCs w:val="20"/>
            <w:highlight w:val="white"/>
            <w:u w:val="single"/>
          </w:rPr>
          <w:t>.</w:t>
        </w:r>
      </w:ins>
    </w:p>
    <w:p w14:paraId="6205CEB3" w14:textId="77777777" w:rsidR="008D1EEF" w:rsidRDefault="008D1EEF" w:rsidP="008D1EEF">
      <w:pPr>
        <w:rPr>
          <w:ins w:id="408" w:author="Microsoft Office User" w:date="2022-09-07T14:22:00Z"/>
          <w:color w:val="1155CC"/>
          <w:sz w:val="20"/>
          <w:szCs w:val="20"/>
          <w:highlight w:val="white"/>
          <w:u w:val="single"/>
        </w:rPr>
      </w:pPr>
    </w:p>
    <w:p w14:paraId="57B9ACF4" w14:textId="77777777" w:rsidR="008D1EEF" w:rsidRDefault="008D1EEF" w:rsidP="008D1EEF">
      <w:pPr>
        <w:rPr>
          <w:ins w:id="409" w:author="Microsoft Office User" w:date="2022-09-07T14:22:00Z"/>
          <w:i/>
          <w:color w:val="333333"/>
          <w:sz w:val="20"/>
          <w:szCs w:val="20"/>
          <w:highlight w:val="white"/>
        </w:rPr>
      </w:pPr>
      <w:ins w:id="410" w:author="Microsoft Office User" w:date="2022-09-07T14:22:00Z">
        <w:r>
          <w:rPr>
            <w:color w:val="333333"/>
            <w:sz w:val="20"/>
            <w:szCs w:val="20"/>
            <w:highlight w:val="white"/>
          </w:rPr>
          <w:t xml:space="preserve">Ministerio de Salud y Protección Social. (2018). </w:t>
        </w:r>
        <w:r>
          <w:rPr>
            <w:i/>
            <w:color w:val="333333"/>
            <w:sz w:val="20"/>
            <w:szCs w:val="20"/>
            <w:highlight w:val="white"/>
          </w:rPr>
          <w:t xml:space="preserve">Estrategia de entorno educativo saludable. </w:t>
        </w:r>
      </w:ins>
    </w:p>
    <w:p w14:paraId="092CFFCF" w14:textId="77777777" w:rsidR="008D1EEF" w:rsidRDefault="008D1EEF" w:rsidP="008D1EEF">
      <w:pPr>
        <w:rPr>
          <w:ins w:id="411" w:author="Microsoft Office User" w:date="2022-09-07T14:22:00Z"/>
          <w:color w:val="FF9900"/>
          <w:sz w:val="20"/>
          <w:szCs w:val="20"/>
        </w:rPr>
      </w:pPr>
      <w:ins w:id="412" w:author="Microsoft Office User" w:date="2022-09-07T14:22:00Z">
        <w:r>
          <w:fldChar w:fldCharType="begin"/>
        </w:r>
        <w:r>
          <w:instrText xml:space="preserve"> HYPERLINK "https://www.minsalud.gov.co/sites/rid/Lists/BibliotecaDigital/RIDE/VS/PP/SA/estrategia-entorno-educativo-2019.pdf" \h </w:instrText>
        </w:r>
        <w:r>
          <w:fldChar w:fldCharType="separate"/>
        </w:r>
        <w:r>
          <w:rPr>
            <w:color w:val="1155CC"/>
            <w:sz w:val="20"/>
            <w:szCs w:val="20"/>
            <w:u w:val="single"/>
          </w:rPr>
          <w:t>https://www.minsalud.gov.co/sites/rid/Lists/BibliotecaDigital/RIDE/VS/PP/SA/estrategia-entorno-educativo-2019.pdf</w:t>
        </w:r>
        <w:r>
          <w:rPr>
            <w:color w:val="1155CC"/>
            <w:sz w:val="20"/>
            <w:szCs w:val="20"/>
            <w:u w:val="single"/>
          </w:rPr>
          <w:fldChar w:fldCharType="end"/>
        </w:r>
        <w:r>
          <w:rPr>
            <w:color w:val="FF9900"/>
            <w:sz w:val="20"/>
            <w:szCs w:val="20"/>
          </w:rPr>
          <w:t xml:space="preserve">  </w:t>
        </w:r>
      </w:ins>
    </w:p>
    <w:p w14:paraId="1E5E62A5" w14:textId="77777777" w:rsidR="008D1EEF" w:rsidRDefault="008D1EEF" w:rsidP="008D1EEF">
      <w:pPr>
        <w:rPr>
          <w:ins w:id="413" w:author="Microsoft Office User" w:date="2022-09-07T14:22:00Z"/>
          <w:color w:val="FF9900"/>
          <w:sz w:val="20"/>
          <w:szCs w:val="20"/>
        </w:rPr>
      </w:pPr>
    </w:p>
    <w:p w14:paraId="000001C0" w14:textId="23058E26" w:rsidR="00D36F95" w:rsidRDefault="00C92B4B">
      <w:pPr>
        <w:pBdr>
          <w:top w:val="nil"/>
          <w:left w:val="nil"/>
          <w:bottom w:val="nil"/>
          <w:right w:val="nil"/>
          <w:between w:val="nil"/>
        </w:pBdr>
        <w:rPr>
          <w:i/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Ministerio de Salud y Protección Social</w:t>
      </w:r>
      <w:ins w:id="414" w:author="Microsoft Office User" w:date="2022-09-07T14:18:00Z">
        <w:r w:rsidR="009E4118">
          <w:rPr>
            <w:color w:val="333333"/>
            <w:sz w:val="20"/>
            <w:szCs w:val="20"/>
            <w:highlight w:val="white"/>
          </w:rPr>
          <w:t>.</w:t>
        </w:r>
      </w:ins>
      <w:r>
        <w:rPr>
          <w:color w:val="333333"/>
          <w:sz w:val="20"/>
          <w:szCs w:val="20"/>
          <w:highlight w:val="white"/>
        </w:rPr>
        <w:t xml:space="preserve"> (2</w:t>
      </w:r>
      <w:del w:id="415" w:author="Microsoft Office User" w:date="2022-09-07T14:18:00Z">
        <w:r w:rsidDel="009E4118">
          <w:rPr>
            <w:color w:val="333333"/>
            <w:sz w:val="20"/>
            <w:szCs w:val="20"/>
            <w:highlight w:val="white"/>
          </w:rPr>
          <w:delText>.</w:delText>
        </w:r>
      </w:del>
      <w:r>
        <w:rPr>
          <w:color w:val="333333"/>
          <w:sz w:val="20"/>
          <w:szCs w:val="20"/>
          <w:highlight w:val="white"/>
        </w:rPr>
        <w:t xml:space="preserve">020). </w:t>
      </w:r>
      <w:r>
        <w:rPr>
          <w:i/>
          <w:color w:val="333333"/>
          <w:sz w:val="20"/>
          <w:szCs w:val="20"/>
          <w:highlight w:val="white"/>
        </w:rPr>
        <w:t>Documento con información para la caracterización social y ambiental de las estrategias de entornos saludables.</w:t>
      </w:r>
    </w:p>
    <w:p w14:paraId="000001C1" w14:textId="77777777" w:rsidR="00D36F95" w:rsidRDefault="00DC6A83">
      <w:pPr>
        <w:pBdr>
          <w:top w:val="nil"/>
          <w:left w:val="nil"/>
          <w:bottom w:val="nil"/>
          <w:right w:val="nil"/>
          <w:between w:val="nil"/>
        </w:pBdr>
        <w:rPr>
          <w:color w:val="333333"/>
          <w:sz w:val="20"/>
          <w:szCs w:val="20"/>
          <w:highlight w:val="white"/>
        </w:rPr>
      </w:pPr>
      <w:hyperlink r:id="rId33">
        <w:r w:rsidR="00C92B4B">
          <w:rPr>
            <w:color w:val="1155CC"/>
            <w:sz w:val="20"/>
            <w:szCs w:val="20"/>
            <w:highlight w:val="white"/>
            <w:u w:val="single"/>
          </w:rPr>
          <w:t>https://www.minsalud.gov.co/sites/rid/Lists/BibliotecaDigital/RIDE/VS/PP/SA/informacion-caracterizacion-social-ambiental-estrategias-entornos-saludables.pdf</w:t>
        </w:r>
      </w:hyperlink>
      <w:r w:rsidR="00C92B4B">
        <w:rPr>
          <w:color w:val="333333"/>
          <w:sz w:val="20"/>
          <w:szCs w:val="20"/>
          <w:highlight w:val="white"/>
        </w:rPr>
        <w:t xml:space="preserve"> </w:t>
      </w:r>
    </w:p>
    <w:p w14:paraId="000001C2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rPr>
          <w:color w:val="333333"/>
          <w:sz w:val="20"/>
          <w:szCs w:val="20"/>
          <w:highlight w:val="white"/>
        </w:rPr>
      </w:pPr>
    </w:p>
    <w:p w14:paraId="6576D42C" w14:textId="77777777" w:rsidR="008D1EEF" w:rsidRDefault="008D1EEF" w:rsidP="008D1EEF">
      <w:pPr>
        <w:pBdr>
          <w:top w:val="nil"/>
          <w:left w:val="nil"/>
          <w:bottom w:val="nil"/>
          <w:right w:val="nil"/>
          <w:between w:val="nil"/>
        </w:pBdr>
        <w:rPr>
          <w:ins w:id="416" w:author="Microsoft Office User" w:date="2022-09-07T14:23:00Z"/>
          <w:color w:val="333333"/>
          <w:sz w:val="20"/>
          <w:szCs w:val="20"/>
          <w:highlight w:val="white"/>
        </w:rPr>
      </w:pPr>
      <w:ins w:id="417" w:author="Microsoft Office User" w:date="2022-09-07T14:23:00Z">
        <w:r>
          <w:rPr>
            <w:color w:val="333333"/>
            <w:sz w:val="20"/>
            <w:szCs w:val="20"/>
            <w:highlight w:val="white"/>
          </w:rPr>
          <w:t xml:space="preserve">Ministerio de Salud y Protección Social y Organización Panamericana de la Salud. (2008). </w:t>
        </w:r>
        <w:r w:rsidRPr="00371F6D">
          <w:rPr>
            <w:i/>
            <w:iCs/>
            <w:color w:val="333333"/>
            <w:sz w:val="20"/>
            <w:szCs w:val="20"/>
          </w:rPr>
          <w:t>Salud ambiental en terminales nacionales e internacionales en el marco del CONPES 3550 de 2008 y el Reglamento Sanitario Internacional 2005</w:t>
        </w:r>
        <w:r>
          <w:rPr>
            <w:i/>
            <w:color w:val="333333"/>
            <w:sz w:val="20"/>
            <w:szCs w:val="20"/>
            <w:highlight w:val="white"/>
          </w:rPr>
          <w:t xml:space="preserve">. </w:t>
        </w:r>
        <w:r>
          <w:fldChar w:fldCharType="begin"/>
        </w:r>
        <w:r>
          <w:instrText xml:space="preserve"> HYPERLINK "https://www.minsalud.gov.co/sites/rid/Lists/BibliotecaDigital/RIDE/VS/PP/SA/marco-conpes-3550-2008-RSI-2005.pdf" \h </w:instrText>
        </w:r>
        <w:r>
          <w:fldChar w:fldCharType="separate"/>
        </w:r>
        <w:r>
          <w:rPr>
            <w:color w:val="1155CC"/>
            <w:sz w:val="20"/>
            <w:szCs w:val="20"/>
            <w:highlight w:val="white"/>
            <w:u w:val="single"/>
          </w:rPr>
          <w:t>https://www.minsalud.gov.co/sites/rid/Lists/BibliotecaDigital/RIDE/VS/PP/SA/marco-conpes-3550-2008-RSI-2005.pdf</w:t>
        </w:r>
        <w:r>
          <w:rPr>
            <w:color w:val="1155CC"/>
            <w:sz w:val="20"/>
            <w:szCs w:val="20"/>
            <w:highlight w:val="white"/>
            <w:u w:val="single"/>
          </w:rPr>
          <w:fldChar w:fldCharType="end"/>
        </w:r>
        <w:r>
          <w:rPr>
            <w:color w:val="333333"/>
            <w:sz w:val="20"/>
            <w:szCs w:val="20"/>
            <w:highlight w:val="white"/>
          </w:rPr>
          <w:t xml:space="preserve"> </w:t>
        </w:r>
      </w:ins>
    </w:p>
    <w:p w14:paraId="1AB683FD" w14:textId="77777777" w:rsidR="008D1EEF" w:rsidRDefault="008D1EEF" w:rsidP="008D1EEF">
      <w:pPr>
        <w:pBdr>
          <w:top w:val="nil"/>
          <w:left w:val="nil"/>
          <w:bottom w:val="nil"/>
          <w:right w:val="nil"/>
          <w:between w:val="nil"/>
        </w:pBdr>
        <w:rPr>
          <w:ins w:id="418" w:author="Microsoft Office User" w:date="2022-09-07T14:23:00Z"/>
          <w:color w:val="333333"/>
          <w:sz w:val="20"/>
          <w:szCs w:val="20"/>
          <w:highlight w:val="white"/>
        </w:rPr>
      </w:pPr>
    </w:p>
    <w:p w14:paraId="000001C3" w14:textId="0A2C8A48" w:rsidR="00D36F95" w:rsidDel="008D1EEF" w:rsidRDefault="00C92B4B">
      <w:pPr>
        <w:rPr>
          <w:del w:id="419" w:author="Microsoft Office User" w:date="2022-09-07T14:22:00Z"/>
          <w:i/>
          <w:color w:val="333333"/>
          <w:sz w:val="20"/>
          <w:szCs w:val="20"/>
          <w:highlight w:val="white"/>
        </w:rPr>
      </w:pPr>
      <w:del w:id="420" w:author="Microsoft Office User" w:date="2022-09-07T14:22:00Z">
        <w:r w:rsidDel="008D1EEF">
          <w:rPr>
            <w:color w:val="333333"/>
            <w:sz w:val="20"/>
            <w:szCs w:val="20"/>
            <w:highlight w:val="white"/>
          </w:rPr>
          <w:delText>Ministerio de Salud y Protección Social (2</w:delText>
        </w:r>
      </w:del>
      <w:del w:id="421" w:author="Microsoft Office User" w:date="2022-09-07T14:19:00Z">
        <w:r w:rsidDel="00075349">
          <w:rPr>
            <w:color w:val="333333"/>
            <w:sz w:val="20"/>
            <w:szCs w:val="20"/>
            <w:highlight w:val="white"/>
          </w:rPr>
          <w:delText>.</w:delText>
        </w:r>
      </w:del>
      <w:del w:id="422" w:author="Microsoft Office User" w:date="2022-09-07T14:22:00Z">
        <w:r w:rsidDel="008D1EEF">
          <w:rPr>
            <w:color w:val="333333"/>
            <w:sz w:val="20"/>
            <w:szCs w:val="20"/>
            <w:highlight w:val="white"/>
          </w:rPr>
          <w:delText xml:space="preserve">018). </w:delText>
        </w:r>
        <w:r w:rsidDel="008D1EEF">
          <w:rPr>
            <w:i/>
            <w:color w:val="333333"/>
            <w:sz w:val="20"/>
            <w:szCs w:val="20"/>
            <w:highlight w:val="white"/>
          </w:rPr>
          <w:delText>Estrategia de</w:delText>
        </w:r>
      </w:del>
      <w:del w:id="423" w:author="Microsoft Office User" w:date="2022-09-07T14:19:00Z">
        <w:r w:rsidDel="00075349">
          <w:rPr>
            <w:i/>
            <w:color w:val="333333"/>
            <w:sz w:val="20"/>
            <w:szCs w:val="20"/>
            <w:highlight w:val="white"/>
          </w:rPr>
          <w:delText>l</w:delText>
        </w:r>
      </w:del>
      <w:del w:id="424" w:author="Microsoft Office User" w:date="2022-09-07T14:22:00Z">
        <w:r w:rsidDel="008D1EEF">
          <w:rPr>
            <w:i/>
            <w:color w:val="333333"/>
            <w:sz w:val="20"/>
            <w:szCs w:val="20"/>
            <w:highlight w:val="white"/>
          </w:rPr>
          <w:delText xml:space="preserve"> entorno educativo saludable. </w:delText>
        </w:r>
      </w:del>
    </w:p>
    <w:p w14:paraId="000001C4" w14:textId="34B23764" w:rsidR="00D36F95" w:rsidDel="008D1EEF" w:rsidRDefault="00C92B4B">
      <w:pPr>
        <w:rPr>
          <w:del w:id="425" w:author="Microsoft Office User" w:date="2022-09-07T14:22:00Z"/>
          <w:color w:val="FF9900"/>
          <w:sz w:val="20"/>
          <w:szCs w:val="20"/>
        </w:rPr>
      </w:pPr>
      <w:del w:id="426" w:author="Microsoft Office User" w:date="2022-09-07T14:22:00Z">
        <w:r w:rsidDel="008D1EEF">
          <w:fldChar w:fldCharType="begin"/>
        </w:r>
        <w:r w:rsidDel="008D1EEF">
          <w:delInstrText xml:space="preserve"> HYPERLINK "https://www.minsalud.gov.co/sites/rid/Lists/BibliotecaDigital/RIDE/VS/PP/SA/estrategia-entorno-educativo-2019.pdf" \h </w:delInstrText>
        </w:r>
        <w:r w:rsidDel="008D1EEF">
          <w:fldChar w:fldCharType="separate"/>
        </w:r>
        <w:r w:rsidDel="008D1EEF">
          <w:rPr>
            <w:color w:val="1155CC"/>
            <w:sz w:val="20"/>
            <w:szCs w:val="20"/>
            <w:u w:val="single"/>
          </w:rPr>
          <w:delText>https://www.minsalud.gov.co/sites/rid/Lists/BibliotecaDigital/RIDE/VS/PP/SA/estrategia-entorno-educativo-2019.pdf</w:delText>
        </w:r>
        <w:r w:rsidDel="008D1EEF">
          <w:rPr>
            <w:color w:val="1155CC"/>
            <w:sz w:val="20"/>
            <w:szCs w:val="20"/>
            <w:u w:val="single"/>
          </w:rPr>
          <w:fldChar w:fldCharType="end"/>
        </w:r>
        <w:r w:rsidDel="008D1EEF">
          <w:rPr>
            <w:color w:val="FF9900"/>
            <w:sz w:val="20"/>
            <w:szCs w:val="20"/>
          </w:rPr>
          <w:delText xml:space="preserve">  </w:delText>
        </w:r>
      </w:del>
    </w:p>
    <w:p w14:paraId="000001C5" w14:textId="3403CB79" w:rsidR="00D36F95" w:rsidDel="008D1EEF" w:rsidRDefault="00D36F95">
      <w:pPr>
        <w:rPr>
          <w:del w:id="427" w:author="Microsoft Office User" w:date="2022-09-07T14:22:00Z"/>
          <w:color w:val="FF9900"/>
          <w:sz w:val="20"/>
          <w:szCs w:val="20"/>
        </w:rPr>
      </w:pPr>
    </w:p>
    <w:p w14:paraId="000001C6" w14:textId="6D8005E5" w:rsidR="00D36F95" w:rsidDel="008D1EEF" w:rsidRDefault="00C92B4B">
      <w:pPr>
        <w:rPr>
          <w:del w:id="428" w:author="Microsoft Office User" w:date="2022-09-07T14:22:00Z"/>
          <w:i/>
          <w:color w:val="1155CC"/>
          <w:sz w:val="20"/>
          <w:szCs w:val="20"/>
          <w:highlight w:val="white"/>
          <w:u w:val="single"/>
        </w:rPr>
      </w:pPr>
      <w:del w:id="429" w:author="Microsoft Office User" w:date="2022-09-07T14:22:00Z">
        <w:r w:rsidDel="008D1EEF">
          <w:rPr>
            <w:color w:val="333333"/>
            <w:sz w:val="20"/>
            <w:szCs w:val="20"/>
            <w:highlight w:val="white"/>
          </w:rPr>
          <w:delText>Ministerio de Salud y Protección Social. (2</w:delText>
        </w:r>
      </w:del>
      <w:del w:id="430" w:author="Microsoft Office User" w:date="2022-09-07T14:19:00Z">
        <w:r w:rsidDel="00075349">
          <w:rPr>
            <w:color w:val="333333"/>
            <w:sz w:val="20"/>
            <w:szCs w:val="20"/>
            <w:highlight w:val="white"/>
          </w:rPr>
          <w:delText>.</w:delText>
        </w:r>
      </w:del>
      <w:del w:id="431" w:author="Microsoft Office User" w:date="2022-09-07T14:22:00Z">
        <w:r w:rsidDel="008D1EEF">
          <w:rPr>
            <w:color w:val="333333"/>
            <w:sz w:val="20"/>
            <w:szCs w:val="20"/>
            <w:highlight w:val="white"/>
          </w:rPr>
          <w:delText xml:space="preserve">016). </w:delText>
        </w:r>
        <w:r w:rsidDel="008D1EEF">
          <w:rPr>
            <w:i/>
            <w:color w:val="333333"/>
            <w:sz w:val="20"/>
            <w:szCs w:val="20"/>
            <w:highlight w:val="white"/>
          </w:rPr>
          <w:delText xml:space="preserve">Lineamientos nacionales de entornos. </w:delText>
        </w:r>
      </w:del>
    </w:p>
    <w:p w14:paraId="000001C7" w14:textId="68B67704" w:rsidR="00D36F95" w:rsidDel="008D1EEF" w:rsidRDefault="00C92B4B">
      <w:pPr>
        <w:rPr>
          <w:del w:id="432" w:author="Microsoft Office User" w:date="2022-09-07T14:22:00Z"/>
          <w:color w:val="1155CC"/>
          <w:sz w:val="20"/>
          <w:szCs w:val="20"/>
          <w:highlight w:val="white"/>
          <w:u w:val="single"/>
        </w:rPr>
      </w:pPr>
      <w:del w:id="433" w:author="Microsoft Office User" w:date="2022-09-07T14:22:00Z">
        <w:r w:rsidDel="008D1EEF">
          <w:fldChar w:fldCharType="begin"/>
        </w:r>
        <w:r w:rsidDel="008D1EEF">
          <w:delInstrText xml:space="preserve"> HYPERLINK "https://www.minsalud.gov.co/sites/rid/Lists/BibliotecaDigital/RIDE/VS/PP/SA/lineamientos-entornos-nacionales-2016.pdf" \l ":~:text=El%20Lineamiento%20Nacional%20de%20Entornos%20Saludables%20LNES%2C%20tiene,intervenci%C3%B3n%20de%20los%20determinantes%20sociales%20sanitarios%20y%20ambientales" \h </w:delInstrText>
        </w:r>
        <w:r w:rsidDel="008D1EEF">
          <w:fldChar w:fldCharType="separate"/>
        </w:r>
        <w:r w:rsidDel="008D1EEF">
          <w:rPr>
            <w:color w:val="1155CC"/>
            <w:sz w:val="20"/>
            <w:szCs w:val="20"/>
            <w:highlight w:val="white"/>
            <w:u w:val="single"/>
          </w:rPr>
          <w:delText>https://www.minsalud.gov.co/sites/rid/Lists/BibliotecaDigital/RIDE/VS/PP/SA/lineamientos-entornos-nacionales-2016.pdf#:~:text=El%20Lineamiento%20Nacional%20de%20Entornos%20Saludables%20LNES%2C%20tiene,intervenci%C3%B3n%20de%20los%20determinantes%20sociales%20sanitarios%20y%20ambientales</w:delText>
        </w:r>
        <w:r w:rsidDel="008D1EEF">
          <w:rPr>
            <w:color w:val="1155CC"/>
            <w:sz w:val="20"/>
            <w:szCs w:val="20"/>
            <w:highlight w:val="white"/>
            <w:u w:val="single"/>
          </w:rPr>
          <w:fldChar w:fldCharType="end"/>
        </w:r>
        <w:r w:rsidDel="008D1EEF">
          <w:rPr>
            <w:color w:val="1155CC"/>
            <w:sz w:val="20"/>
            <w:szCs w:val="20"/>
            <w:highlight w:val="white"/>
            <w:u w:val="single"/>
          </w:rPr>
          <w:delText>.</w:delText>
        </w:r>
      </w:del>
    </w:p>
    <w:p w14:paraId="000001C8" w14:textId="3B00B2CA" w:rsidR="00D36F95" w:rsidDel="008D1EEF" w:rsidRDefault="00D36F95">
      <w:pPr>
        <w:rPr>
          <w:del w:id="434" w:author="Microsoft Office User" w:date="2022-09-07T14:22:00Z"/>
          <w:color w:val="1155CC"/>
          <w:sz w:val="20"/>
          <w:szCs w:val="20"/>
          <w:highlight w:val="white"/>
          <w:u w:val="single"/>
        </w:rPr>
      </w:pPr>
    </w:p>
    <w:p w14:paraId="000001C9" w14:textId="73F2690C" w:rsidR="00D36F95" w:rsidDel="008D1EEF" w:rsidRDefault="00C92B4B">
      <w:pPr>
        <w:pBdr>
          <w:top w:val="nil"/>
          <w:left w:val="nil"/>
          <w:bottom w:val="nil"/>
          <w:right w:val="nil"/>
          <w:between w:val="nil"/>
        </w:pBdr>
        <w:rPr>
          <w:del w:id="435" w:author="Microsoft Office User" w:date="2022-09-07T14:22:00Z"/>
          <w:color w:val="1155CC"/>
          <w:sz w:val="20"/>
          <w:szCs w:val="20"/>
          <w:highlight w:val="white"/>
          <w:u w:val="single"/>
        </w:rPr>
      </w:pPr>
      <w:del w:id="436" w:author="Microsoft Office User" w:date="2022-09-07T14:22:00Z">
        <w:r w:rsidDel="008D1EEF">
          <w:rPr>
            <w:color w:val="333333"/>
            <w:sz w:val="20"/>
            <w:szCs w:val="20"/>
            <w:highlight w:val="white"/>
          </w:rPr>
          <w:delText>Ministerio de</w:delText>
        </w:r>
      </w:del>
      <w:del w:id="437" w:author="Microsoft Office User" w:date="2022-09-07T14:20:00Z">
        <w:r w:rsidDel="00075349">
          <w:rPr>
            <w:color w:val="333333"/>
            <w:sz w:val="20"/>
            <w:szCs w:val="20"/>
            <w:highlight w:val="white"/>
          </w:rPr>
          <w:delText xml:space="preserve"> Salud y </w:delText>
        </w:r>
      </w:del>
      <w:del w:id="438" w:author="Microsoft Office User" w:date="2022-09-07T14:22:00Z">
        <w:r w:rsidDel="008D1EEF">
          <w:rPr>
            <w:color w:val="333333"/>
            <w:sz w:val="20"/>
            <w:szCs w:val="20"/>
            <w:highlight w:val="white"/>
          </w:rPr>
          <w:delText xml:space="preserve">Protección Social. (2006). </w:delText>
        </w:r>
        <w:r w:rsidDel="008D1EEF">
          <w:rPr>
            <w:i/>
            <w:color w:val="333333"/>
            <w:sz w:val="20"/>
            <w:szCs w:val="20"/>
            <w:highlight w:val="white"/>
          </w:rPr>
          <w:delText xml:space="preserve">Lineamientos </w:delText>
        </w:r>
      </w:del>
      <w:del w:id="439" w:author="Microsoft Office User" w:date="2022-09-07T14:19:00Z">
        <w:r w:rsidDel="00075349">
          <w:rPr>
            <w:i/>
            <w:color w:val="333333"/>
            <w:sz w:val="20"/>
            <w:szCs w:val="20"/>
            <w:highlight w:val="white"/>
          </w:rPr>
          <w:delText xml:space="preserve">Nacionales </w:delText>
        </w:r>
      </w:del>
      <w:del w:id="440" w:author="Microsoft Office User" w:date="2022-09-07T14:22:00Z">
        <w:r w:rsidDel="008D1EEF">
          <w:rPr>
            <w:i/>
            <w:color w:val="333333"/>
            <w:sz w:val="20"/>
            <w:szCs w:val="20"/>
            <w:highlight w:val="white"/>
          </w:rPr>
          <w:delText xml:space="preserve">para la aplicación y el desarrollo de la </w:delText>
        </w:r>
      </w:del>
      <w:del w:id="441" w:author="Microsoft Office User" w:date="2022-09-07T14:20:00Z">
        <w:r w:rsidDel="00075349">
          <w:rPr>
            <w:i/>
            <w:color w:val="333333"/>
            <w:sz w:val="20"/>
            <w:szCs w:val="20"/>
            <w:highlight w:val="white"/>
          </w:rPr>
          <w:delText>EES:</w:delText>
        </w:r>
      </w:del>
      <w:del w:id="442" w:author="Microsoft Office User" w:date="2022-09-07T14:22:00Z">
        <w:r w:rsidDel="008D1EEF">
          <w:rPr>
            <w:i/>
            <w:color w:val="333333"/>
            <w:sz w:val="20"/>
            <w:szCs w:val="20"/>
            <w:highlight w:val="white"/>
          </w:rPr>
          <w:delText xml:space="preserve"> Escuela Saludable y Vivienda Saludable.  </w:delText>
        </w:r>
        <w:r w:rsidDel="008D1EEF">
          <w:fldChar w:fldCharType="begin"/>
        </w:r>
        <w:r w:rsidDel="008D1EEF">
          <w:delInstrText xml:space="preserve"> HYPERLINK "https://www.minsalud.gov.co/sites/rid/Lists/BibliotecaDigital/RIDE/VS/PP/SA/lineamientos-nacionales-para-la-aplicacion-y-el-desarrollo-de-las-ees.pdf" \h </w:delInstrText>
        </w:r>
        <w:r w:rsidDel="008D1EEF">
          <w:fldChar w:fldCharType="separate"/>
        </w:r>
        <w:r w:rsidDel="008D1EEF">
          <w:rPr>
            <w:color w:val="1155CC"/>
            <w:sz w:val="20"/>
            <w:szCs w:val="20"/>
            <w:highlight w:val="white"/>
            <w:u w:val="single"/>
          </w:rPr>
          <w:delText>https://www.minsalud.gov.co/sites/rid/Lists/BibliotecaDigital/RIDE/VS/PP/SA/lineamientos-nacionales-para-la-aplicacion-y-el-desarrollo-de-las-ees.pdf</w:delText>
        </w:r>
        <w:r w:rsidDel="008D1EEF">
          <w:rPr>
            <w:color w:val="1155CC"/>
            <w:sz w:val="20"/>
            <w:szCs w:val="20"/>
            <w:highlight w:val="white"/>
            <w:u w:val="single"/>
          </w:rPr>
          <w:fldChar w:fldCharType="end"/>
        </w:r>
      </w:del>
    </w:p>
    <w:p w14:paraId="000001CA" w14:textId="35B4DE75" w:rsidR="00D36F95" w:rsidDel="008D1EEF" w:rsidRDefault="00D36F95">
      <w:pPr>
        <w:pBdr>
          <w:top w:val="nil"/>
          <w:left w:val="nil"/>
          <w:bottom w:val="nil"/>
          <w:right w:val="nil"/>
          <w:between w:val="nil"/>
        </w:pBdr>
        <w:rPr>
          <w:del w:id="443" w:author="Microsoft Office User" w:date="2022-09-07T14:22:00Z"/>
          <w:color w:val="333333"/>
          <w:sz w:val="20"/>
          <w:szCs w:val="20"/>
          <w:highlight w:val="white"/>
        </w:rPr>
      </w:pPr>
    </w:p>
    <w:p w14:paraId="000001CB" w14:textId="012A70BA" w:rsidR="00D36F95" w:rsidDel="008D1EEF" w:rsidRDefault="00C92B4B">
      <w:pPr>
        <w:pBdr>
          <w:top w:val="nil"/>
          <w:left w:val="nil"/>
          <w:bottom w:val="nil"/>
          <w:right w:val="nil"/>
          <w:between w:val="nil"/>
        </w:pBdr>
        <w:rPr>
          <w:del w:id="444" w:author="Microsoft Office User" w:date="2022-09-07T14:23:00Z"/>
          <w:color w:val="1155CC"/>
          <w:sz w:val="20"/>
          <w:szCs w:val="20"/>
          <w:highlight w:val="white"/>
          <w:u w:val="single"/>
        </w:rPr>
      </w:pPr>
      <w:del w:id="445" w:author="Microsoft Office User" w:date="2022-09-07T14:23:00Z">
        <w:r w:rsidDel="008D1EEF">
          <w:rPr>
            <w:color w:val="333333"/>
            <w:sz w:val="20"/>
            <w:szCs w:val="20"/>
            <w:highlight w:val="white"/>
          </w:rPr>
          <w:delText xml:space="preserve">Ministerio de </w:delText>
        </w:r>
      </w:del>
      <w:del w:id="446" w:author="Microsoft Office User" w:date="2022-09-07T14:21:00Z">
        <w:r w:rsidDel="00075349">
          <w:rPr>
            <w:color w:val="333333"/>
            <w:sz w:val="20"/>
            <w:szCs w:val="20"/>
            <w:highlight w:val="white"/>
          </w:rPr>
          <w:delText>Salud y</w:delText>
        </w:r>
      </w:del>
      <w:del w:id="447" w:author="Microsoft Office User" w:date="2022-09-07T14:23:00Z">
        <w:r w:rsidDel="008D1EEF">
          <w:rPr>
            <w:color w:val="333333"/>
            <w:sz w:val="20"/>
            <w:szCs w:val="20"/>
            <w:highlight w:val="white"/>
          </w:rPr>
          <w:delText xml:space="preserve"> Protección Social. (2009). </w:delText>
        </w:r>
        <w:r w:rsidDel="008D1EEF">
          <w:rPr>
            <w:i/>
            <w:color w:val="333333"/>
            <w:sz w:val="20"/>
            <w:szCs w:val="20"/>
            <w:highlight w:val="white"/>
          </w:rPr>
          <w:delText>Manual de</w:delText>
        </w:r>
      </w:del>
      <w:del w:id="448" w:author="Microsoft Office User" w:date="2022-09-07T14:21:00Z">
        <w:r w:rsidDel="00075349">
          <w:rPr>
            <w:i/>
            <w:color w:val="333333"/>
            <w:sz w:val="20"/>
            <w:szCs w:val="20"/>
            <w:highlight w:val="white"/>
          </w:rPr>
          <w:delText xml:space="preserve"> la</w:delText>
        </w:r>
      </w:del>
      <w:del w:id="449" w:author="Microsoft Office User" w:date="2022-09-07T14:23:00Z">
        <w:r w:rsidDel="008D1EEF">
          <w:rPr>
            <w:i/>
            <w:color w:val="333333"/>
            <w:sz w:val="20"/>
            <w:szCs w:val="20"/>
            <w:highlight w:val="white"/>
          </w:rPr>
          <w:delText xml:space="preserve"> </w:delText>
        </w:r>
      </w:del>
      <w:del w:id="450" w:author="Microsoft Office User" w:date="2022-09-07T14:21:00Z">
        <w:r w:rsidDel="00075349">
          <w:rPr>
            <w:i/>
            <w:color w:val="333333"/>
            <w:sz w:val="20"/>
            <w:szCs w:val="20"/>
            <w:highlight w:val="white"/>
          </w:rPr>
          <w:delText>g</w:delText>
        </w:r>
      </w:del>
      <w:del w:id="451" w:author="Microsoft Office User" w:date="2022-09-07T14:23:00Z">
        <w:r w:rsidDel="008D1EEF">
          <w:rPr>
            <w:i/>
            <w:color w:val="333333"/>
            <w:sz w:val="20"/>
            <w:szCs w:val="20"/>
            <w:highlight w:val="white"/>
          </w:rPr>
          <w:delText xml:space="preserve">estión </w:delText>
        </w:r>
      </w:del>
      <w:del w:id="452" w:author="Microsoft Office User" w:date="2022-09-07T14:21:00Z">
        <w:r w:rsidDel="00075349">
          <w:rPr>
            <w:i/>
            <w:color w:val="333333"/>
            <w:sz w:val="20"/>
            <w:szCs w:val="20"/>
            <w:highlight w:val="white"/>
          </w:rPr>
          <w:delText>t</w:delText>
        </w:r>
      </w:del>
      <w:del w:id="453" w:author="Microsoft Office User" w:date="2022-09-07T14:23:00Z">
        <w:r w:rsidDel="008D1EEF">
          <w:rPr>
            <w:i/>
            <w:color w:val="333333"/>
            <w:sz w:val="20"/>
            <w:szCs w:val="20"/>
            <w:highlight w:val="white"/>
          </w:rPr>
          <w:delText>erritorial</w:delText>
        </w:r>
      </w:del>
      <w:del w:id="454" w:author="Microsoft Office User" w:date="2022-09-07T14:21:00Z">
        <w:r w:rsidDel="00075349">
          <w:rPr>
            <w:i/>
            <w:color w:val="333333"/>
            <w:sz w:val="20"/>
            <w:szCs w:val="20"/>
            <w:highlight w:val="white"/>
          </w:rPr>
          <w:delText xml:space="preserve"> de la EES:</w:delText>
        </w:r>
      </w:del>
      <w:del w:id="455" w:author="Microsoft Office User" w:date="2022-09-07T14:23:00Z">
        <w:r w:rsidDel="008D1EEF">
          <w:rPr>
            <w:i/>
            <w:color w:val="333333"/>
            <w:sz w:val="20"/>
            <w:szCs w:val="20"/>
            <w:highlight w:val="white"/>
          </w:rPr>
          <w:delText xml:space="preserve"> Estrategia de Entornos Saludables Documento 05.</w:delText>
        </w:r>
        <w:r w:rsidDel="008D1EEF">
          <w:rPr>
            <w:color w:val="333333"/>
            <w:sz w:val="20"/>
            <w:szCs w:val="20"/>
            <w:highlight w:val="white"/>
          </w:rPr>
          <w:delText xml:space="preserve"> </w:delText>
        </w:r>
        <w:r w:rsidDel="008D1EEF">
          <w:fldChar w:fldCharType="begin"/>
        </w:r>
        <w:r w:rsidDel="008D1EEF">
          <w:delInstrText xml:space="preserve"> HYPERLINK "https://www.minsalud.gov.co/sites/rid/Lists/BibliotecaDigital/RIDE/VS/PP/SA/manual-de-gestion-territorial-de-la-ees.pdf" \h </w:delInstrText>
        </w:r>
        <w:r w:rsidDel="008D1EEF">
          <w:fldChar w:fldCharType="separate"/>
        </w:r>
        <w:r w:rsidDel="008D1EEF">
          <w:rPr>
            <w:color w:val="0563C1"/>
            <w:sz w:val="20"/>
            <w:szCs w:val="20"/>
            <w:highlight w:val="white"/>
            <w:u w:val="single"/>
          </w:rPr>
          <w:delText>https://www.minsalud.gov.co/sites/rid/Lists/BibliotecaDigital/RIDE/VS/PP/SA/manual-de-gestion-territorial-de-la-ees.pdf</w:delText>
        </w:r>
        <w:r w:rsidDel="008D1EEF">
          <w:rPr>
            <w:color w:val="0563C1"/>
            <w:sz w:val="20"/>
            <w:szCs w:val="20"/>
            <w:highlight w:val="white"/>
            <w:u w:val="single"/>
          </w:rPr>
          <w:fldChar w:fldCharType="end"/>
        </w:r>
      </w:del>
    </w:p>
    <w:p w14:paraId="000001CC" w14:textId="54332FA4" w:rsidR="00D36F95" w:rsidDel="008D1EEF" w:rsidRDefault="00D36F95">
      <w:pPr>
        <w:pBdr>
          <w:top w:val="nil"/>
          <w:left w:val="nil"/>
          <w:bottom w:val="nil"/>
          <w:right w:val="nil"/>
          <w:between w:val="nil"/>
        </w:pBdr>
        <w:rPr>
          <w:del w:id="456" w:author="Microsoft Office User" w:date="2022-09-07T14:23:00Z"/>
          <w:color w:val="1155CC"/>
          <w:sz w:val="20"/>
          <w:szCs w:val="20"/>
          <w:highlight w:val="white"/>
          <w:u w:val="single"/>
        </w:rPr>
      </w:pPr>
    </w:p>
    <w:p w14:paraId="000001CD" w14:textId="0AD86DE6" w:rsidR="00D36F95" w:rsidRDefault="00C92B4B">
      <w:pPr>
        <w:pBdr>
          <w:top w:val="nil"/>
          <w:left w:val="nil"/>
          <w:bottom w:val="nil"/>
          <w:right w:val="nil"/>
          <w:between w:val="nil"/>
        </w:pBdr>
        <w:rPr>
          <w:color w:val="1155CC"/>
          <w:sz w:val="20"/>
          <w:szCs w:val="20"/>
          <w:highlight w:val="white"/>
          <w:u w:val="single"/>
        </w:rPr>
      </w:pPr>
      <w:r>
        <w:rPr>
          <w:sz w:val="20"/>
          <w:szCs w:val="20"/>
          <w:highlight w:val="white"/>
        </w:rPr>
        <w:t xml:space="preserve">Organización </w:t>
      </w:r>
      <w:r w:rsidR="009F1CBF">
        <w:rPr>
          <w:sz w:val="20"/>
          <w:szCs w:val="20"/>
          <w:highlight w:val="white"/>
        </w:rPr>
        <w:t>Panamericana</w:t>
      </w:r>
      <w:r>
        <w:rPr>
          <w:sz w:val="20"/>
          <w:szCs w:val="20"/>
          <w:highlight w:val="white"/>
        </w:rPr>
        <w:t xml:space="preserve"> de Salud</w:t>
      </w:r>
      <w:ins w:id="457" w:author="Microsoft Office User" w:date="2022-09-07T14:21:00Z">
        <w:r w:rsidR="00075349">
          <w:rPr>
            <w:sz w:val="20"/>
            <w:szCs w:val="20"/>
            <w:highlight w:val="white"/>
          </w:rPr>
          <w:t>.</w:t>
        </w:r>
      </w:ins>
      <w:r>
        <w:rPr>
          <w:sz w:val="20"/>
          <w:szCs w:val="20"/>
          <w:highlight w:val="white"/>
        </w:rPr>
        <w:t xml:space="preserve"> (</w:t>
      </w:r>
      <w:r w:rsidR="009F1CBF">
        <w:rPr>
          <w:sz w:val="20"/>
          <w:szCs w:val="20"/>
          <w:highlight w:val="white"/>
        </w:rPr>
        <w:t>s</w:t>
      </w:r>
      <w:ins w:id="458" w:author="Microsoft Office User" w:date="2022-09-07T14:21:00Z">
        <w:r w:rsidR="00075349">
          <w:rPr>
            <w:sz w:val="20"/>
            <w:szCs w:val="20"/>
            <w:highlight w:val="white"/>
          </w:rPr>
          <w:t xml:space="preserve"> </w:t>
        </w:r>
      </w:ins>
      <w:r w:rsidR="009F1CBF">
        <w:rPr>
          <w:sz w:val="20"/>
          <w:szCs w:val="20"/>
          <w:highlight w:val="white"/>
        </w:rPr>
        <w:t>.f</w:t>
      </w:r>
      <w:del w:id="459" w:author="Microsoft Office User" w:date="2022-09-07T14:21:00Z">
        <w:r w:rsidR="009F1CBF" w:rsidDel="00075349">
          <w:rPr>
            <w:sz w:val="20"/>
            <w:szCs w:val="20"/>
            <w:highlight w:val="white"/>
          </w:rPr>
          <w:delText>.</w:delText>
        </w:r>
      </w:del>
      <w:ins w:id="460" w:author="Microsoft Office User" w:date="2022-09-07T14:21:00Z">
        <w:r w:rsidR="00075349">
          <w:rPr>
            <w:sz w:val="20"/>
            <w:szCs w:val="20"/>
            <w:highlight w:val="white"/>
          </w:rPr>
          <w:t>.</w:t>
        </w:r>
      </w:ins>
      <w:del w:id="461" w:author="Microsoft Office User" w:date="2022-09-07T14:21:00Z">
        <w:r w:rsidDel="00075349">
          <w:rPr>
            <w:sz w:val="20"/>
            <w:szCs w:val="20"/>
            <w:highlight w:val="white"/>
          </w:rPr>
          <w:delText xml:space="preserve"> </w:delText>
        </w:r>
      </w:del>
      <w:r>
        <w:rPr>
          <w:sz w:val="20"/>
          <w:szCs w:val="20"/>
          <w:highlight w:val="white"/>
        </w:rPr>
        <w:t xml:space="preserve">). </w:t>
      </w:r>
      <w:r>
        <w:rPr>
          <w:i/>
          <w:sz w:val="20"/>
          <w:szCs w:val="20"/>
          <w:highlight w:val="white"/>
        </w:rPr>
        <w:t xml:space="preserve">Indicadores de Salud. </w:t>
      </w:r>
      <w:hyperlink r:id="rId34">
        <w:r>
          <w:rPr>
            <w:color w:val="1155CC"/>
            <w:sz w:val="20"/>
            <w:szCs w:val="20"/>
            <w:highlight w:val="white"/>
            <w:u w:val="single"/>
          </w:rPr>
          <w:t>https://www3.paho.org/hq/index.php?option=com_content&amp;view=article&amp;id=14411:health-indicators-conceptual-and-operational-considerations-section-4&amp;Itemid=0&amp;limitstart=1&amp;lang=es</w:t>
        </w:r>
      </w:hyperlink>
      <w:r>
        <w:rPr>
          <w:color w:val="1155CC"/>
          <w:sz w:val="20"/>
          <w:szCs w:val="20"/>
          <w:highlight w:val="white"/>
          <w:u w:val="single"/>
        </w:rPr>
        <w:t xml:space="preserve"> </w:t>
      </w:r>
    </w:p>
    <w:p w14:paraId="000001CE" w14:textId="10534549" w:rsidR="00D36F95" w:rsidRDefault="00D36F95">
      <w:pPr>
        <w:rPr>
          <w:color w:val="1155CC"/>
          <w:sz w:val="20"/>
          <w:szCs w:val="20"/>
          <w:highlight w:val="white"/>
          <w:u w:val="single"/>
        </w:rPr>
      </w:pPr>
    </w:p>
    <w:p w14:paraId="6595B106" w14:textId="3AB5132A" w:rsidR="009F1CBF" w:rsidRDefault="009F1CBF">
      <w:pPr>
        <w:rPr>
          <w:color w:val="1155CC"/>
          <w:sz w:val="20"/>
          <w:szCs w:val="20"/>
          <w:highlight w:val="white"/>
          <w:u w:val="single"/>
        </w:rPr>
      </w:pPr>
    </w:p>
    <w:p w14:paraId="4FACFFE2" w14:textId="3AE161D6" w:rsidR="009F1CBF" w:rsidRDefault="009F1CBF">
      <w:pPr>
        <w:rPr>
          <w:color w:val="1155CC"/>
          <w:sz w:val="20"/>
          <w:szCs w:val="20"/>
          <w:highlight w:val="white"/>
          <w:u w:val="single"/>
        </w:rPr>
      </w:pPr>
    </w:p>
    <w:p w14:paraId="73731552" w14:textId="2105EF0A" w:rsidR="009F1CBF" w:rsidRDefault="009F1CBF">
      <w:pPr>
        <w:rPr>
          <w:color w:val="1155CC"/>
          <w:sz w:val="20"/>
          <w:szCs w:val="20"/>
          <w:highlight w:val="white"/>
          <w:u w:val="single"/>
        </w:rPr>
      </w:pPr>
    </w:p>
    <w:p w14:paraId="7BB01D09" w14:textId="77777777" w:rsidR="009F1CBF" w:rsidRDefault="009F1CBF">
      <w:pPr>
        <w:rPr>
          <w:color w:val="1155CC"/>
          <w:sz w:val="20"/>
          <w:szCs w:val="20"/>
          <w:highlight w:val="white"/>
          <w:u w:val="single"/>
        </w:rPr>
      </w:pPr>
    </w:p>
    <w:p w14:paraId="000001CF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rPr>
          <w:b/>
          <w:color w:val="333333"/>
          <w:sz w:val="20"/>
          <w:szCs w:val="20"/>
          <w:highlight w:val="white"/>
        </w:rPr>
      </w:pPr>
    </w:p>
    <w:p w14:paraId="000001D0" w14:textId="77777777" w:rsidR="00D36F95" w:rsidRDefault="00C92B4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CONTROL DEL DOCUMENTO</w:t>
      </w:r>
    </w:p>
    <w:p w14:paraId="000001D1" w14:textId="77777777" w:rsidR="00D36F95" w:rsidRDefault="00D36F95">
      <w:pPr>
        <w:rPr>
          <w:b/>
          <w:sz w:val="20"/>
          <w:szCs w:val="20"/>
        </w:rPr>
      </w:pPr>
    </w:p>
    <w:tbl>
      <w:tblPr>
        <w:tblStyle w:val="affffffa"/>
        <w:tblW w:w="996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2"/>
        <w:gridCol w:w="1991"/>
        <w:gridCol w:w="1559"/>
        <w:gridCol w:w="3257"/>
        <w:gridCol w:w="1888"/>
      </w:tblGrid>
      <w:tr w:rsidR="00D36F95" w14:paraId="2A9501EB" w14:textId="77777777">
        <w:tc>
          <w:tcPr>
            <w:tcW w:w="1272" w:type="dxa"/>
            <w:tcBorders>
              <w:top w:val="nil"/>
              <w:left w:val="nil"/>
            </w:tcBorders>
          </w:tcPr>
          <w:p w14:paraId="000001D2" w14:textId="77777777" w:rsidR="00D36F95" w:rsidRDefault="00D36F95">
            <w:pPr>
              <w:rPr>
                <w:sz w:val="20"/>
                <w:szCs w:val="20"/>
              </w:rPr>
            </w:pPr>
          </w:p>
        </w:tc>
        <w:tc>
          <w:tcPr>
            <w:tcW w:w="1991" w:type="dxa"/>
            <w:vAlign w:val="center"/>
          </w:tcPr>
          <w:p w14:paraId="000001D3" w14:textId="77777777" w:rsidR="00D36F95" w:rsidRDefault="00C92B4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</w:t>
            </w:r>
          </w:p>
        </w:tc>
        <w:tc>
          <w:tcPr>
            <w:tcW w:w="1559" w:type="dxa"/>
            <w:vAlign w:val="center"/>
          </w:tcPr>
          <w:p w14:paraId="000001D4" w14:textId="77777777" w:rsidR="00D36F95" w:rsidRDefault="00C92B4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Cargo</w:t>
            </w:r>
          </w:p>
        </w:tc>
        <w:tc>
          <w:tcPr>
            <w:tcW w:w="3257" w:type="dxa"/>
            <w:vAlign w:val="center"/>
          </w:tcPr>
          <w:p w14:paraId="000001D5" w14:textId="77777777" w:rsidR="00D36F95" w:rsidRDefault="00C92B4B">
            <w:pPr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Dependencia</w:t>
            </w:r>
          </w:p>
        </w:tc>
        <w:tc>
          <w:tcPr>
            <w:tcW w:w="1888" w:type="dxa"/>
            <w:vAlign w:val="center"/>
          </w:tcPr>
          <w:p w14:paraId="000001D6" w14:textId="77777777" w:rsidR="00D36F95" w:rsidRDefault="00C92B4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Fecha</w:t>
            </w:r>
          </w:p>
        </w:tc>
      </w:tr>
      <w:tr w:rsidR="008D1EEF" w14:paraId="31775D0E" w14:textId="77777777">
        <w:trPr>
          <w:trHeight w:val="340"/>
        </w:trPr>
        <w:tc>
          <w:tcPr>
            <w:tcW w:w="1272" w:type="dxa"/>
            <w:vMerge w:val="restart"/>
          </w:tcPr>
          <w:p w14:paraId="000001D7" w14:textId="77777777" w:rsidR="008D1EEF" w:rsidRDefault="008D1E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Autor</w:t>
            </w:r>
            <w:del w:id="462" w:author="Microsoft Office User" w:date="2022-09-07T14:23:00Z">
              <w:r w:rsidDel="008D1EEF">
                <w:rPr>
                  <w:sz w:val="20"/>
                  <w:szCs w:val="20"/>
                </w:rPr>
                <w:delText xml:space="preserve"> </w:delText>
              </w:r>
            </w:del>
            <w:r>
              <w:rPr>
                <w:sz w:val="20"/>
                <w:szCs w:val="20"/>
              </w:rPr>
              <w:t>(es)</w:t>
            </w:r>
          </w:p>
        </w:tc>
        <w:tc>
          <w:tcPr>
            <w:tcW w:w="1991" w:type="dxa"/>
          </w:tcPr>
          <w:p w14:paraId="000001D8" w14:textId="77777777" w:rsidR="008D1EEF" w:rsidRPr="008D1EEF" w:rsidRDefault="008D1EEF">
            <w:pPr>
              <w:rPr>
                <w:b w:val="0"/>
                <w:bCs/>
                <w:color w:val="181818"/>
                <w:sz w:val="20"/>
                <w:szCs w:val="20"/>
                <w:rPrChange w:id="463" w:author="Microsoft Office User" w:date="2022-09-07T14:23:00Z">
                  <w:rPr>
                    <w:color w:val="181818"/>
                    <w:sz w:val="20"/>
                    <w:szCs w:val="20"/>
                  </w:rPr>
                </w:rPrChange>
              </w:rPr>
            </w:pPr>
            <w:r w:rsidRPr="008D1EEF">
              <w:rPr>
                <w:bCs/>
                <w:color w:val="181818"/>
                <w:sz w:val="20"/>
                <w:szCs w:val="20"/>
                <w:rPrChange w:id="464" w:author="Microsoft Office User" w:date="2022-09-07T14:23:00Z">
                  <w:rPr>
                    <w:color w:val="181818"/>
                    <w:sz w:val="20"/>
                    <w:szCs w:val="20"/>
                  </w:rPr>
                </w:rPrChange>
              </w:rPr>
              <w:t xml:space="preserve">Sandra Patricia Díaz Gutiérrez </w:t>
            </w:r>
          </w:p>
        </w:tc>
        <w:tc>
          <w:tcPr>
            <w:tcW w:w="1559" w:type="dxa"/>
          </w:tcPr>
          <w:p w14:paraId="000001D9" w14:textId="2C58AF06" w:rsidR="008D1EEF" w:rsidRPr="008D1EEF" w:rsidRDefault="008D1EEF">
            <w:pPr>
              <w:rPr>
                <w:b w:val="0"/>
                <w:bCs/>
                <w:color w:val="181818"/>
                <w:sz w:val="20"/>
                <w:szCs w:val="20"/>
                <w:rPrChange w:id="465" w:author="Microsoft Office User" w:date="2022-09-07T14:23:00Z">
                  <w:rPr>
                    <w:color w:val="181818"/>
                    <w:sz w:val="20"/>
                    <w:szCs w:val="20"/>
                  </w:rPr>
                </w:rPrChange>
              </w:rPr>
            </w:pPr>
            <w:r w:rsidRPr="008D1EEF">
              <w:rPr>
                <w:bCs/>
                <w:color w:val="181818"/>
                <w:sz w:val="20"/>
                <w:szCs w:val="20"/>
                <w:rPrChange w:id="466" w:author="Microsoft Office User" w:date="2022-09-07T14:23:00Z">
                  <w:rPr>
                    <w:color w:val="181818"/>
                    <w:sz w:val="20"/>
                    <w:szCs w:val="20"/>
                  </w:rPr>
                </w:rPrChange>
              </w:rPr>
              <w:t>Expert</w:t>
            </w:r>
            <w:ins w:id="467" w:author="Microsoft Office User" w:date="2022-09-07T14:23:00Z">
              <w:r>
                <w:rPr>
                  <w:b w:val="0"/>
                  <w:bCs/>
                  <w:color w:val="181818"/>
                  <w:sz w:val="20"/>
                  <w:szCs w:val="20"/>
                </w:rPr>
                <w:t>a</w:t>
              </w:r>
            </w:ins>
            <w:del w:id="468" w:author="Microsoft Office User" w:date="2022-09-07T14:23:00Z">
              <w:r w:rsidRPr="008D1EEF" w:rsidDel="008D1EEF">
                <w:rPr>
                  <w:bCs/>
                  <w:color w:val="181818"/>
                  <w:sz w:val="20"/>
                  <w:szCs w:val="20"/>
                  <w:rPrChange w:id="469" w:author="Microsoft Office User" w:date="2022-09-07T14:23:00Z">
                    <w:rPr>
                      <w:color w:val="181818"/>
                      <w:sz w:val="20"/>
                      <w:szCs w:val="20"/>
                    </w:rPr>
                  </w:rPrChange>
                </w:rPr>
                <w:delText>o</w:delText>
              </w:r>
            </w:del>
            <w:r w:rsidRPr="008D1EEF">
              <w:rPr>
                <w:bCs/>
                <w:color w:val="181818"/>
                <w:sz w:val="20"/>
                <w:szCs w:val="20"/>
                <w:rPrChange w:id="470" w:author="Microsoft Office User" w:date="2022-09-07T14:23:00Z">
                  <w:rPr>
                    <w:color w:val="181818"/>
                    <w:sz w:val="20"/>
                    <w:szCs w:val="20"/>
                  </w:rPr>
                </w:rPrChange>
              </w:rPr>
              <w:t xml:space="preserve"> </w:t>
            </w:r>
            <w:ins w:id="471" w:author="Microsoft Office User" w:date="2022-09-07T14:23:00Z">
              <w:r>
                <w:rPr>
                  <w:b w:val="0"/>
                  <w:bCs/>
                  <w:color w:val="181818"/>
                  <w:sz w:val="20"/>
                  <w:szCs w:val="20"/>
                </w:rPr>
                <w:t>T</w:t>
              </w:r>
            </w:ins>
            <w:del w:id="472" w:author="Microsoft Office User" w:date="2022-09-07T14:23:00Z">
              <w:r w:rsidRPr="008D1EEF" w:rsidDel="008D1EEF">
                <w:rPr>
                  <w:bCs/>
                  <w:color w:val="181818"/>
                  <w:sz w:val="20"/>
                  <w:szCs w:val="20"/>
                  <w:rPrChange w:id="473" w:author="Microsoft Office User" w:date="2022-09-07T14:23:00Z">
                    <w:rPr>
                      <w:color w:val="181818"/>
                      <w:sz w:val="20"/>
                      <w:szCs w:val="20"/>
                    </w:rPr>
                  </w:rPrChange>
                </w:rPr>
                <w:delText>t</w:delText>
              </w:r>
            </w:del>
            <w:r w:rsidRPr="008D1EEF">
              <w:rPr>
                <w:bCs/>
                <w:color w:val="181818"/>
                <w:sz w:val="20"/>
                <w:szCs w:val="20"/>
                <w:rPrChange w:id="474" w:author="Microsoft Office User" w:date="2022-09-07T14:23:00Z">
                  <w:rPr>
                    <w:color w:val="181818"/>
                    <w:sz w:val="20"/>
                    <w:szCs w:val="20"/>
                  </w:rPr>
                </w:rPrChange>
              </w:rPr>
              <w:t>emátic</w:t>
            </w:r>
            <w:ins w:id="475" w:author="Microsoft Office User" w:date="2022-09-07T14:23:00Z">
              <w:r>
                <w:rPr>
                  <w:b w:val="0"/>
                  <w:bCs/>
                  <w:color w:val="181818"/>
                  <w:sz w:val="20"/>
                  <w:szCs w:val="20"/>
                </w:rPr>
                <w:t>a</w:t>
              </w:r>
            </w:ins>
            <w:del w:id="476" w:author="Microsoft Office User" w:date="2022-09-07T14:23:00Z">
              <w:r w:rsidRPr="008D1EEF" w:rsidDel="008D1EEF">
                <w:rPr>
                  <w:bCs/>
                  <w:color w:val="181818"/>
                  <w:sz w:val="20"/>
                  <w:szCs w:val="20"/>
                  <w:rPrChange w:id="477" w:author="Microsoft Office User" w:date="2022-09-07T14:23:00Z">
                    <w:rPr>
                      <w:color w:val="181818"/>
                      <w:sz w:val="20"/>
                      <w:szCs w:val="20"/>
                    </w:rPr>
                  </w:rPrChange>
                </w:rPr>
                <w:delText xml:space="preserve">o </w:delText>
              </w:r>
            </w:del>
          </w:p>
        </w:tc>
        <w:tc>
          <w:tcPr>
            <w:tcW w:w="3257" w:type="dxa"/>
          </w:tcPr>
          <w:p w14:paraId="000001DA" w14:textId="43F26995" w:rsidR="008D1EEF" w:rsidRPr="008D1EEF" w:rsidRDefault="008D1EEF">
            <w:pPr>
              <w:rPr>
                <w:b w:val="0"/>
                <w:bCs/>
                <w:color w:val="181818"/>
                <w:sz w:val="20"/>
                <w:szCs w:val="20"/>
                <w:rPrChange w:id="478" w:author="Microsoft Office User" w:date="2022-09-07T14:23:00Z">
                  <w:rPr>
                    <w:color w:val="181818"/>
                    <w:sz w:val="20"/>
                    <w:szCs w:val="20"/>
                  </w:rPr>
                </w:rPrChange>
              </w:rPr>
            </w:pPr>
            <w:r w:rsidRPr="008D1EEF">
              <w:rPr>
                <w:bCs/>
                <w:color w:val="181818"/>
                <w:sz w:val="20"/>
                <w:szCs w:val="20"/>
                <w:rPrChange w:id="479" w:author="Microsoft Office User" w:date="2022-09-07T14:23:00Z">
                  <w:rPr>
                    <w:color w:val="181818"/>
                    <w:sz w:val="20"/>
                    <w:szCs w:val="20"/>
                  </w:rPr>
                </w:rPrChange>
              </w:rPr>
              <w:t>Regional Huila</w:t>
            </w:r>
            <w:ins w:id="480" w:author="Microsoft Office User" w:date="2022-09-07T14:24:00Z">
              <w:r>
                <w:rPr>
                  <w:b w:val="0"/>
                  <w:bCs/>
                  <w:color w:val="181818"/>
                  <w:sz w:val="20"/>
                  <w:szCs w:val="20"/>
                </w:rPr>
                <w:t xml:space="preserve"> -</w:t>
              </w:r>
            </w:ins>
            <w:del w:id="481" w:author="Microsoft Office User" w:date="2022-09-07T14:24:00Z">
              <w:r w:rsidRPr="008D1EEF" w:rsidDel="008D1EEF">
                <w:rPr>
                  <w:bCs/>
                  <w:color w:val="181818"/>
                  <w:sz w:val="20"/>
                  <w:szCs w:val="20"/>
                  <w:rPrChange w:id="482" w:author="Microsoft Office User" w:date="2022-09-07T14:23:00Z">
                    <w:rPr>
                      <w:color w:val="181818"/>
                      <w:sz w:val="20"/>
                      <w:szCs w:val="20"/>
                    </w:rPr>
                  </w:rPrChange>
                </w:rPr>
                <w:delText>,</w:delText>
              </w:r>
            </w:del>
            <w:r w:rsidRPr="008D1EEF">
              <w:rPr>
                <w:bCs/>
                <w:color w:val="181818"/>
                <w:sz w:val="20"/>
                <w:szCs w:val="20"/>
                <w:rPrChange w:id="483" w:author="Microsoft Office User" w:date="2022-09-07T14:23:00Z">
                  <w:rPr>
                    <w:color w:val="181818"/>
                    <w:sz w:val="20"/>
                    <w:szCs w:val="20"/>
                  </w:rPr>
                </w:rPrChange>
              </w:rPr>
              <w:t xml:space="preserve"> </w:t>
            </w:r>
            <w:ins w:id="484" w:author="Microsoft Office User" w:date="2022-09-07T14:24:00Z">
              <w:r>
                <w:rPr>
                  <w:b w:val="0"/>
                  <w:bCs/>
                  <w:color w:val="181818"/>
                  <w:sz w:val="20"/>
                  <w:szCs w:val="20"/>
                </w:rPr>
                <w:t>C</w:t>
              </w:r>
            </w:ins>
            <w:del w:id="485" w:author="Microsoft Office User" w:date="2022-09-07T14:24:00Z">
              <w:r w:rsidRPr="008D1EEF" w:rsidDel="008D1EEF">
                <w:rPr>
                  <w:bCs/>
                  <w:color w:val="181818"/>
                  <w:sz w:val="20"/>
                  <w:szCs w:val="20"/>
                  <w:rPrChange w:id="486" w:author="Microsoft Office User" w:date="2022-09-07T14:23:00Z">
                    <w:rPr>
                      <w:color w:val="181818"/>
                      <w:sz w:val="20"/>
                      <w:szCs w:val="20"/>
                    </w:rPr>
                  </w:rPrChange>
                </w:rPr>
                <w:delText>c</w:delText>
              </w:r>
            </w:del>
            <w:r w:rsidRPr="008D1EEF">
              <w:rPr>
                <w:bCs/>
                <w:color w:val="181818"/>
                <w:sz w:val="20"/>
                <w:szCs w:val="20"/>
                <w:rPrChange w:id="487" w:author="Microsoft Office User" w:date="2022-09-07T14:23:00Z">
                  <w:rPr>
                    <w:color w:val="181818"/>
                    <w:sz w:val="20"/>
                    <w:szCs w:val="20"/>
                  </w:rPr>
                </w:rPrChange>
              </w:rPr>
              <w:t xml:space="preserve">entro de la </w:t>
            </w:r>
            <w:ins w:id="488" w:author="Microsoft Office User" w:date="2022-09-07T14:24:00Z">
              <w:r>
                <w:rPr>
                  <w:b w:val="0"/>
                  <w:bCs/>
                  <w:color w:val="181818"/>
                  <w:sz w:val="20"/>
                  <w:szCs w:val="20"/>
                </w:rPr>
                <w:t>I</w:t>
              </w:r>
            </w:ins>
            <w:del w:id="489" w:author="Microsoft Office User" w:date="2022-09-07T14:24:00Z">
              <w:r w:rsidRPr="008D1EEF" w:rsidDel="008D1EEF">
                <w:rPr>
                  <w:bCs/>
                  <w:color w:val="181818"/>
                  <w:sz w:val="20"/>
                  <w:szCs w:val="20"/>
                  <w:rPrChange w:id="490" w:author="Microsoft Office User" w:date="2022-09-07T14:23:00Z">
                    <w:rPr>
                      <w:color w:val="181818"/>
                      <w:sz w:val="20"/>
                      <w:szCs w:val="20"/>
                    </w:rPr>
                  </w:rPrChange>
                </w:rPr>
                <w:delText>i</w:delText>
              </w:r>
            </w:del>
            <w:r w:rsidRPr="008D1EEF">
              <w:rPr>
                <w:bCs/>
                <w:color w:val="181818"/>
                <w:sz w:val="20"/>
                <w:szCs w:val="20"/>
                <w:rPrChange w:id="491" w:author="Microsoft Office User" w:date="2022-09-07T14:23:00Z">
                  <w:rPr>
                    <w:color w:val="181818"/>
                    <w:sz w:val="20"/>
                    <w:szCs w:val="20"/>
                  </w:rPr>
                </w:rPrChange>
              </w:rPr>
              <w:t>ndustria</w:t>
            </w:r>
            <w:ins w:id="492" w:author="Microsoft Office User" w:date="2022-09-07T14:24:00Z">
              <w:r>
                <w:rPr>
                  <w:b w:val="0"/>
                  <w:bCs/>
                  <w:color w:val="181818"/>
                  <w:sz w:val="20"/>
                  <w:szCs w:val="20"/>
                </w:rPr>
                <w:t>,</w:t>
              </w:r>
            </w:ins>
            <w:r w:rsidRPr="008D1EEF">
              <w:rPr>
                <w:bCs/>
                <w:color w:val="181818"/>
                <w:sz w:val="20"/>
                <w:szCs w:val="20"/>
                <w:rPrChange w:id="493" w:author="Microsoft Office User" w:date="2022-09-07T14:23:00Z">
                  <w:rPr>
                    <w:color w:val="181818"/>
                    <w:sz w:val="20"/>
                    <w:szCs w:val="20"/>
                  </w:rPr>
                </w:rPrChange>
              </w:rPr>
              <w:t xml:space="preserve"> la </w:t>
            </w:r>
            <w:ins w:id="494" w:author="Microsoft Office User" w:date="2022-09-07T14:24:00Z">
              <w:r>
                <w:rPr>
                  <w:b w:val="0"/>
                  <w:bCs/>
                  <w:color w:val="181818"/>
                  <w:sz w:val="20"/>
                  <w:szCs w:val="20"/>
                </w:rPr>
                <w:t>E</w:t>
              </w:r>
            </w:ins>
            <w:del w:id="495" w:author="Microsoft Office User" w:date="2022-09-07T14:24:00Z">
              <w:r w:rsidRPr="008D1EEF" w:rsidDel="008D1EEF">
                <w:rPr>
                  <w:bCs/>
                  <w:color w:val="181818"/>
                  <w:sz w:val="20"/>
                  <w:szCs w:val="20"/>
                  <w:rPrChange w:id="496" w:author="Microsoft Office User" w:date="2022-09-07T14:23:00Z">
                    <w:rPr>
                      <w:color w:val="181818"/>
                      <w:sz w:val="20"/>
                      <w:szCs w:val="20"/>
                    </w:rPr>
                  </w:rPrChange>
                </w:rPr>
                <w:delText>e</w:delText>
              </w:r>
            </w:del>
            <w:r w:rsidRPr="008D1EEF">
              <w:rPr>
                <w:bCs/>
                <w:color w:val="181818"/>
                <w:sz w:val="20"/>
                <w:szCs w:val="20"/>
                <w:rPrChange w:id="497" w:author="Microsoft Office User" w:date="2022-09-07T14:23:00Z">
                  <w:rPr>
                    <w:color w:val="181818"/>
                    <w:sz w:val="20"/>
                    <w:szCs w:val="20"/>
                  </w:rPr>
                </w:rPrChange>
              </w:rPr>
              <w:t xml:space="preserve">mpresa y los </w:t>
            </w:r>
            <w:ins w:id="498" w:author="Microsoft Office User" w:date="2022-09-07T14:24:00Z">
              <w:r>
                <w:rPr>
                  <w:b w:val="0"/>
                  <w:bCs/>
                  <w:color w:val="181818"/>
                  <w:sz w:val="20"/>
                  <w:szCs w:val="20"/>
                </w:rPr>
                <w:t>S</w:t>
              </w:r>
            </w:ins>
            <w:del w:id="499" w:author="Microsoft Office User" w:date="2022-09-07T14:24:00Z">
              <w:r w:rsidRPr="008D1EEF" w:rsidDel="008D1EEF">
                <w:rPr>
                  <w:bCs/>
                  <w:color w:val="181818"/>
                  <w:sz w:val="20"/>
                  <w:szCs w:val="20"/>
                  <w:rPrChange w:id="500" w:author="Microsoft Office User" w:date="2022-09-07T14:23:00Z">
                    <w:rPr>
                      <w:color w:val="181818"/>
                      <w:sz w:val="20"/>
                      <w:szCs w:val="20"/>
                    </w:rPr>
                  </w:rPrChange>
                </w:rPr>
                <w:delText>s</w:delText>
              </w:r>
            </w:del>
            <w:r w:rsidRPr="008D1EEF">
              <w:rPr>
                <w:bCs/>
                <w:color w:val="181818"/>
                <w:sz w:val="20"/>
                <w:szCs w:val="20"/>
                <w:rPrChange w:id="501" w:author="Microsoft Office User" w:date="2022-09-07T14:23:00Z">
                  <w:rPr>
                    <w:color w:val="181818"/>
                    <w:sz w:val="20"/>
                    <w:szCs w:val="20"/>
                  </w:rPr>
                </w:rPrChange>
              </w:rPr>
              <w:t>ervicios </w:t>
            </w:r>
          </w:p>
          <w:p w14:paraId="000001DB" w14:textId="77777777" w:rsidR="008D1EEF" w:rsidRPr="008D1EEF" w:rsidRDefault="008D1EEF">
            <w:pPr>
              <w:rPr>
                <w:b w:val="0"/>
                <w:bCs/>
                <w:color w:val="181818"/>
                <w:sz w:val="20"/>
                <w:szCs w:val="20"/>
                <w:rPrChange w:id="502" w:author="Microsoft Office User" w:date="2022-09-07T14:23:00Z">
                  <w:rPr>
                    <w:color w:val="181818"/>
                    <w:sz w:val="20"/>
                    <w:szCs w:val="20"/>
                  </w:rPr>
                </w:rPrChange>
              </w:rPr>
            </w:pPr>
          </w:p>
        </w:tc>
        <w:tc>
          <w:tcPr>
            <w:tcW w:w="1888" w:type="dxa"/>
          </w:tcPr>
          <w:p w14:paraId="000001DC" w14:textId="529A9766" w:rsidR="008D1EEF" w:rsidRPr="008D1EEF" w:rsidRDefault="008D1EEF">
            <w:pPr>
              <w:rPr>
                <w:b w:val="0"/>
                <w:bCs/>
                <w:color w:val="181818"/>
                <w:sz w:val="20"/>
                <w:szCs w:val="20"/>
                <w:rPrChange w:id="503" w:author="Microsoft Office User" w:date="2022-09-07T14:23:00Z">
                  <w:rPr>
                    <w:color w:val="181818"/>
                    <w:sz w:val="20"/>
                    <w:szCs w:val="20"/>
                  </w:rPr>
                </w:rPrChange>
              </w:rPr>
            </w:pPr>
            <w:r w:rsidRPr="008D1EEF">
              <w:rPr>
                <w:bCs/>
                <w:color w:val="181818"/>
                <w:sz w:val="20"/>
                <w:szCs w:val="20"/>
                <w:rPrChange w:id="504" w:author="Microsoft Office User" w:date="2022-09-07T14:23:00Z">
                  <w:rPr>
                    <w:color w:val="181818"/>
                    <w:sz w:val="20"/>
                    <w:szCs w:val="20"/>
                  </w:rPr>
                </w:rPrChange>
              </w:rPr>
              <w:t>Abril</w:t>
            </w:r>
            <w:del w:id="505" w:author="Microsoft Office User" w:date="2022-09-07T14:24:00Z">
              <w:r w:rsidRPr="008D1EEF" w:rsidDel="008D1EEF">
                <w:rPr>
                  <w:bCs/>
                  <w:color w:val="181818"/>
                  <w:sz w:val="20"/>
                  <w:szCs w:val="20"/>
                  <w:rPrChange w:id="506" w:author="Microsoft Office User" w:date="2022-09-07T14:23:00Z">
                    <w:rPr>
                      <w:color w:val="181818"/>
                      <w:sz w:val="20"/>
                      <w:szCs w:val="20"/>
                    </w:rPr>
                  </w:rPrChange>
                </w:rPr>
                <w:delText>,</w:delText>
              </w:r>
            </w:del>
            <w:r w:rsidRPr="008D1EEF">
              <w:rPr>
                <w:bCs/>
                <w:color w:val="181818"/>
                <w:sz w:val="20"/>
                <w:szCs w:val="20"/>
                <w:rPrChange w:id="507" w:author="Microsoft Office User" w:date="2022-09-07T14:23:00Z">
                  <w:rPr>
                    <w:color w:val="181818"/>
                    <w:sz w:val="20"/>
                    <w:szCs w:val="20"/>
                  </w:rPr>
                </w:rPrChange>
              </w:rPr>
              <w:t xml:space="preserve"> 2022</w:t>
            </w:r>
          </w:p>
        </w:tc>
      </w:tr>
      <w:tr w:rsidR="008D1EEF" w14:paraId="4B399CE7" w14:textId="77777777">
        <w:trPr>
          <w:trHeight w:val="340"/>
        </w:trPr>
        <w:tc>
          <w:tcPr>
            <w:tcW w:w="1272" w:type="dxa"/>
            <w:vMerge/>
          </w:tcPr>
          <w:p w14:paraId="000001DD" w14:textId="77777777" w:rsidR="008D1EEF" w:rsidRDefault="008D1E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181818"/>
                <w:sz w:val="20"/>
                <w:szCs w:val="20"/>
              </w:rPr>
            </w:pPr>
          </w:p>
        </w:tc>
        <w:tc>
          <w:tcPr>
            <w:tcW w:w="1991" w:type="dxa"/>
            <w:vAlign w:val="center"/>
          </w:tcPr>
          <w:p w14:paraId="000001DE" w14:textId="77777777" w:rsidR="008D1EEF" w:rsidRPr="008D1EEF" w:rsidRDefault="008D1EEF">
            <w:pPr>
              <w:widowControl/>
              <w:jc w:val="both"/>
              <w:rPr>
                <w:b w:val="0"/>
                <w:bCs/>
                <w:color w:val="181818"/>
                <w:sz w:val="20"/>
                <w:szCs w:val="20"/>
                <w:rPrChange w:id="508" w:author="Microsoft Office User" w:date="2022-09-07T14:23:00Z">
                  <w:rPr>
                    <w:color w:val="181818"/>
                    <w:sz w:val="20"/>
                    <w:szCs w:val="20"/>
                  </w:rPr>
                </w:rPrChange>
              </w:rPr>
            </w:pPr>
            <w:r w:rsidRPr="008D1EEF">
              <w:rPr>
                <w:bCs/>
                <w:color w:val="181818"/>
                <w:sz w:val="20"/>
                <w:szCs w:val="20"/>
                <w:rPrChange w:id="509" w:author="Microsoft Office User" w:date="2022-09-07T14:23:00Z">
                  <w:rPr>
                    <w:color w:val="181818"/>
                    <w:sz w:val="20"/>
                    <w:szCs w:val="20"/>
                  </w:rPr>
                </w:rPrChange>
              </w:rPr>
              <w:t>Claudia Milena Hernández Naranjo</w:t>
            </w:r>
          </w:p>
        </w:tc>
        <w:tc>
          <w:tcPr>
            <w:tcW w:w="1559" w:type="dxa"/>
            <w:vAlign w:val="center"/>
          </w:tcPr>
          <w:p w14:paraId="000001DF" w14:textId="77777777" w:rsidR="008D1EEF" w:rsidRPr="008D1EEF" w:rsidRDefault="008D1EEF">
            <w:pPr>
              <w:widowControl/>
              <w:jc w:val="both"/>
              <w:rPr>
                <w:b w:val="0"/>
                <w:bCs/>
                <w:color w:val="181818"/>
                <w:sz w:val="20"/>
                <w:szCs w:val="20"/>
                <w:rPrChange w:id="510" w:author="Microsoft Office User" w:date="2022-09-07T14:23:00Z">
                  <w:rPr>
                    <w:color w:val="181818"/>
                    <w:sz w:val="20"/>
                    <w:szCs w:val="20"/>
                  </w:rPr>
                </w:rPrChange>
              </w:rPr>
            </w:pPr>
            <w:r w:rsidRPr="008D1EEF">
              <w:rPr>
                <w:bCs/>
                <w:color w:val="181818"/>
                <w:sz w:val="20"/>
                <w:szCs w:val="20"/>
                <w:rPrChange w:id="511" w:author="Microsoft Office User" w:date="2022-09-07T14:23:00Z">
                  <w:rPr>
                    <w:color w:val="181818"/>
                    <w:sz w:val="20"/>
                    <w:szCs w:val="20"/>
                  </w:rPr>
                </w:rPrChange>
              </w:rPr>
              <w:t>Diseñadora Instruccional</w:t>
            </w:r>
          </w:p>
        </w:tc>
        <w:tc>
          <w:tcPr>
            <w:tcW w:w="3257" w:type="dxa"/>
            <w:vAlign w:val="center"/>
          </w:tcPr>
          <w:p w14:paraId="000001E0" w14:textId="77777777" w:rsidR="008D1EEF" w:rsidRPr="008D1EEF" w:rsidRDefault="008D1EEF">
            <w:pPr>
              <w:widowControl/>
              <w:jc w:val="both"/>
              <w:rPr>
                <w:b w:val="0"/>
                <w:bCs/>
                <w:color w:val="181818"/>
                <w:sz w:val="20"/>
                <w:szCs w:val="20"/>
                <w:rPrChange w:id="512" w:author="Microsoft Office User" w:date="2022-09-07T14:23:00Z">
                  <w:rPr>
                    <w:color w:val="181818"/>
                    <w:sz w:val="20"/>
                    <w:szCs w:val="20"/>
                  </w:rPr>
                </w:rPrChange>
              </w:rPr>
            </w:pPr>
            <w:r w:rsidRPr="008D1EEF">
              <w:rPr>
                <w:bCs/>
                <w:color w:val="181818"/>
                <w:sz w:val="20"/>
                <w:szCs w:val="20"/>
                <w:rPrChange w:id="513" w:author="Microsoft Office User" w:date="2022-09-07T14:23:00Z">
                  <w:rPr>
                    <w:color w:val="181818"/>
                    <w:sz w:val="20"/>
                    <w:szCs w:val="20"/>
                  </w:rPr>
                </w:rPrChange>
              </w:rPr>
              <w:t>Regional Distrito Capital – Centro de Gestión Industrial</w:t>
            </w:r>
            <w:del w:id="514" w:author="Microsoft Office User" w:date="2022-09-07T14:24:00Z">
              <w:r w:rsidRPr="008D1EEF" w:rsidDel="008D1EEF">
                <w:rPr>
                  <w:bCs/>
                  <w:color w:val="181818"/>
                  <w:sz w:val="20"/>
                  <w:szCs w:val="20"/>
                  <w:rPrChange w:id="515" w:author="Microsoft Office User" w:date="2022-09-07T14:23:00Z">
                    <w:rPr>
                      <w:color w:val="181818"/>
                      <w:sz w:val="20"/>
                      <w:szCs w:val="20"/>
                    </w:rPr>
                  </w:rPrChange>
                </w:rPr>
                <w:delText>.</w:delText>
              </w:r>
            </w:del>
          </w:p>
        </w:tc>
        <w:tc>
          <w:tcPr>
            <w:tcW w:w="1888" w:type="dxa"/>
            <w:vAlign w:val="center"/>
          </w:tcPr>
          <w:p w14:paraId="000001E1" w14:textId="77777777" w:rsidR="008D1EEF" w:rsidRPr="008D1EEF" w:rsidRDefault="008D1EEF">
            <w:pPr>
              <w:widowControl/>
              <w:jc w:val="both"/>
              <w:rPr>
                <w:b w:val="0"/>
                <w:bCs/>
                <w:color w:val="181818"/>
                <w:sz w:val="20"/>
                <w:szCs w:val="20"/>
                <w:rPrChange w:id="516" w:author="Microsoft Office User" w:date="2022-09-07T14:23:00Z">
                  <w:rPr>
                    <w:color w:val="181818"/>
                    <w:sz w:val="20"/>
                    <w:szCs w:val="20"/>
                  </w:rPr>
                </w:rPrChange>
              </w:rPr>
            </w:pPr>
            <w:r w:rsidRPr="008D1EEF">
              <w:rPr>
                <w:bCs/>
                <w:color w:val="181818"/>
                <w:sz w:val="20"/>
                <w:szCs w:val="20"/>
                <w:rPrChange w:id="517" w:author="Microsoft Office User" w:date="2022-09-07T14:23:00Z">
                  <w:rPr>
                    <w:color w:val="181818"/>
                    <w:sz w:val="20"/>
                    <w:szCs w:val="20"/>
                  </w:rPr>
                </w:rPrChange>
              </w:rPr>
              <w:t>Agosto</w:t>
            </w:r>
            <w:del w:id="518" w:author="Microsoft Office User" w:date="2022-09-07T14:24:00Z">
              <w:r w:rsidRPr="008D1EEF" w:rsidDel="008D1EEF">
                <w:rPr>
                  <w:bCs/>
                  <w:color w:val="181818"/>
                  <w:sz w:val="20"/>
                  <w:szCs w:val="20"/>
                  <w:rPrChange w:id="519" w:author="Microsoft Office User" w:date="2022-09-07T14:23:00Z">
                    <w:rPr>
                      <w:color w:val="181818"/>
                      <w:sz w:val="20"/>
                      <w:szCs w:val="20"/>
                    </w:rPr>
                  </w:rPrChange>
                </w:rPr>
                <w:delText>,</w:delText>
              </w:r>
            </w:del>
            <w:r w:rsidRPr="008D1EEF">
              <w:rPr>
                <w:bCs/>
                <w:color w:val="181818"/>
                <w:sz w:val="20"/>
                <w:szCs w:val="20"/>
                <w:rPrChange w:id="520" w:author="Microsoft Office User" w:date="2022-09-07T14:23:00Z">
                  <w:rPr>
                    <w:color w:val="181818"/>
                    <w:sz w:val="20"/>
                    <w:szCs w:val="20"/>
                  </w:rPr>
                </w:rPrChange>
              </w:rPr>
              <w:t xml:space="preserve"> 2022</w:t>
            </w:r>
          </w:p>
        </w:tc>
      </w:tr>
      <w:tr w:rsidR="008D1EEF" w14:paraId="7C453A4F" w14:textId="77777777">
        <w:trPr>
          <w:trHeight w:val="340"/>
        </w:trPr>
        <w:tc>
          <w:tcPr>
            <w:tcW w:w="1272" w:type="dxa"/>
            <w:vMerge/>
          </w:tcPr>
          <w:p w14:paraId="000001E2" w14:textId="77777777" w:rsidR="008D1EEF" w:rsidRDefault="008D1E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181818"/>
                <w:sz w:val="20"/>
                <w:szCs w:val="20"/>
              </w:rPr>
            </w:pPr>
          </w:p>
        </w:tc>
        <w:tc>
          <w:tcPr>
            <w:tcW w:w="1991" w:type="dxa"/>
          </w:tcPr>
          <w:p w14:paraId="000001E3" w14:textId="58A23539" w:rsidR="008D1EEF" w:rsidRPr="008D1EEF" w:rsidRDefault="008D1EEF">
            <w:pPr>
              <w:widowControl/>
              <w:spacing w:line="276" w:lineRule="auto"/>
              <w:rPr>
                <w:b w:val="0"/>
                <w:bCs/>
                <w:sz w:val="20"/>
                <w:szCs w:val="20"/>
                <w:highlight w:val="white"/>
                <w:rPrChange w:id="521" w:author="Microsoft Office User" w:date="2022-09-07T14:23:00Z">
                  <w:rPr>
                    <w:sz w:val="20"/>
                    <w:szCs w:val="20"/>
                    <w:highlight w:val="white"/>
                  </w:rPr>
                </w:rPrChange>
              </w:rPr>
            </w:pPr>
            <w:ins w:id="522" w:author="Microsoft Office User" w:date="2022-09-07T14:24:00Z">
              <w:r>
                <w:rPr>
                  <w:b w:val="0"/>
                  <w:bCs/>
                  <w:color w:val="181818"/>
                  <w:sz w:val="20"/>
                  <w:szCs w:val="20"/>
                </w:rPr>
                <w:t>Á</w:t>
              </w:r>
            </w:ins>
            <w:del w:id="523" w:author="Microsoft Office User" w:date="2022-09-07T14:24:00Z">
              <w:r w:rsidRPr="008D1EEF" w:rsidDel="008D1EEF">
                <w:rPr>
                  <w:bCs/>
                  <w:color w:val="181818"/>
                  <w:sz w:val="20"/>
                  <w:szCs w:val="20"/>
                  <w:rPrChange w:id="524" w:author="Microsoft Office User" w:date="2022-09-07T14:23:00Z">
                    <w:rPr>
                      <w:color w:val="181818"/>
                      <w:sz w:val="20"/>
                      <w:szCs w:val="20"/>
                    </w:rPr>
                  </w:rPrChange>
                </w:rPr>
                <w:delText>A</w:delText>
              </w:r>
            </w:del>
            <w:r w:rsidRPr="008D1EEF">
              <w:rPr>
                <w:bCs/>
                <w:color w:val="181818"/>
                <w:sz w:val="20"/>
                <w:szCs w:val="20"/>
                <w:rPrChange w:id="525" w:author="Microsoft Office User" w:date="2022-09-07T14:23:00Z">
                  <w:rPr>
                    <w:color w:val="181818"/>
                    <w:sz w:val="20"/>
                    <w:szCs w:val="20"/>
                  </w:rPr>
                </w:rPrChange>
              </w:rPr>
              <w:t>lix Cecilia Chinchilla Rueda</w:t>
            </w:r>
          </w:p>
        </w:tc>
        <w:tc>
          <w:tcPr>
            <w:tcW w:w="1559" w:type="dxa"/>
          </w:tcPr>
          <w:p w14:paraId="000001E4" w14:textId="66F3311D" w:rsidR="008D1EEF" w:rsidRPr="008D1EEF" w:rsidRDefault="008D1EEF">
            <w:pPr>
              <w:widowControl/>
              <w:spacing w:line="276" w:lineRule="auto"/>
              <w:rPr>
                <w:b w:val="0"/>
                <w:bCs/>
                <w:color w:val="181818"/>
                <w:sz w:val="20"/>
                <w:szCs w:val="20"/>
                <w:rPrChange w:id="526" w:author="Microsoft Office User" w:date="2022-09-07T14:23:00Z">
                  <w:rPr>
                    <w:color w:val="181818"/>
                    <w:sz w:val="20"/>
                    <w:szCs w:val="20"/>
                  </w:rPr>
                </w:rPrChange>
              </w:rPr>
            </w:pPr>
            <w:r w:rsidRPr="008D1EEF">
              <w:rPr>
                <w:bCs/>
                <w:color w:val="181818"/>
                <w:sz w:val="20"/>
                <w:szCs w:val="20"/>
                <w:rPrChange w:id="527" w:author="Microsoft Office User" w:date="2022-09-07T14:23:00Z">
                  <w:rPr>
                    <w:color w:val="181818"/>
                    <w:sz w:val="20"/>
                    <w:szCs w:val="20"/>
                  </w:rPr>
                </w:rPrChange>
              </w:rPr>
              <w:t>Asesor</w:t>
            </w:r>
            <w:ins w:id="528" w:author="Microsoft Office User" w:date="2022-09-07T14:24:00Z">
              <w:r>
                <w:rPr>
                  <w:b w:val="0"/>
                  <w:bCs/>
                  <w:color w:val="181818"/>
                  <w:sz w:val="20"/>
                  <w:szCs w:val="20"/>
                </w:rPr>
                <w:t>a</w:t>
              </w:r>
            </w:ins>
            <w:r w:rsidRPr="008D1EEF">
              <w:rPr>
                <w:bCs/>
                <w:color w:val="181818"/>
                <w:sz w:val="20"/>
                <w:szCs w:val="20"/>
                <w:rPrChange w:id="529" w:author="Microsoft Office User" w:date="2022-09-07T14:23:00Z">
                  <w:rPr>
                    <w:color w:val="181818"/>
                    <w:sz w:val="20"/>
                    <w:szCs w:val="20"/>
                  </w:rPr>
                </w:rPrChange>
              </w:rPr>
              <w:t xml:space="preserve"> Metodológic</w:t>
            </w:r>
            <w:ins w:id="530" w:author="Microsoft Office User" w:date="2022-09-07T14:24:00Z">
              <w:r>
                <w:rPr>
                  <w:b w:val="0"/>
                  <w:bCs/>
                  <w:color w:val="181818"/>
                  <w:sz w:val="20"/>
                  <w:szCs w:val="20"/>
                </w:rPr>
                <w:t>a</w:t>
              </w:r>
            </w:ins>
            <w:del w:id="531" w:author="Microsoft Office User" w:date="2022-09-07T14:24:00Z">
              <w:r w:rsidRPr="008D1EEF" w:rsidDel="008D1EEF">
                <w:rPr>
                  <w:bCs/>
                  <w:color w:val="181818"/>
                  <w:sz w:val="20"/>
                  <w:szCs w:val="20"/>
                  <w:rPrChange w:id="532" w:author="Microsoft Office User" w:date="2022-09-07T14:23:00Z">
                    <w:rPr>
                      <w:color w:val="181818"/>
                      <w:sz w:val="20"/>
                      <w:szCs w:val="20"/>
                    </w:rPr>
                  </w:rPrChange>
                </w:rPr>
                <w:delText>o</w:delText>
              </w:r>
            </w:del>
            <w:r w:rsidRPr="008D1EEF">
              <w:rPr>
                <w:bCs/>
                <w:color w:val="181818"/>
                <w:sz w:val="20"/>
                <w:szCs w:val="20"/>
                <w:rPrChange w:id="533" w:author="Microsoft Office User" w:date="2022-09-07T14:23:00Z">
                  <w:rPr>
                    <w:color w:val="181818"/>
                    <w:sz w:val="20"/>
                    <w:szCs w:val="20"/>
                  </w:rPr>
                </w:rPrChange>
              </w:rPr>
              <w:t xml:space="preserve"> </w:t>
            </w:r>
          </w:p>
        </w:tc>
        <w:tc>
          <w:tcPr>
            <w:tcW w:w="3257" w:type="dxa"/>
          </w:tcPr>
          <w:p w14:paraId="000001E5" w14:textId="77777777" w:rsidR="008D1EEF" w:rsidRPr="008D1EEF" w:rsidRDefault="008D1EEF">
            <w:pPr>
              <w:widowControl/>
              <w:spacing w:line="276" w:lineRule="auto"/>
              <w:rPr>
                <w:b w:val="0"/>
                <w:bCs/>
                <w:color w:val="181818"/>
                <w:sz w:val="20"/>
                <w:szCs w:val="20"/>
                <w:rPrChange w:id="534" w:author="Microsoft Office User" w:date="2022-09-07T14:23:00Z">
                  <w:rPr>
                    <w:color w:val="181818"/>
                    <w:sz w:val="20"/>
                    <w:szCs w:val="20"/>
                  </w:rPr>
                </w:rPrChange>
              </w:rPr>
            </w:pPr>
            <w:r w:rsidRPr="008D1EEF">
              <w:rPr>
                <w:bCs/>
                <w:color w:val="181818"/>
                <w:sz w:val="20"/>
                <w:szCs w:val="20"/>
                <w:rPrChange w:id="535" w:author="Microsoft Office User" w:date="2022-09-07T14:23:00Z">
                  <w:rPr>
                    <w:color w:val="181818"/>
                    <w:sz w:val="20"/>
                    <w:szCs w:val="20"/>
                  </w:rPr>
                </w:rPrChange>
              </w:rPr>
              <w:t>Regional Distrito Capital - Centro de Diseño y Metrología</w:t>
            </w:r>
          </w:p>
        </w:tc>
        <w:tc>
          <w:tcPr>
            <w:tcW w:w="1888" w:type="dxa"/>
          </w:tcPr>
          <w:p w14:paraId="000001E6" w14:textId="77777777" w:rsidR="008D1EEF" w:rsidRPr="008D1EEF" w:rsidRDefault="008D1EEF">
            <w:pPr>
              <w:widowControl/>
              <w:jc w:val="both"/>
              <w:rPr>
                <w:b w:val="0"/>
                <w:bCs/>
                <w:color w:val="181818"/>
                <w:sz w:val="20"/>
                <w:szCs w:val="20"/>
                <w:rPrChange w:id="536" w:author="Microsoft Office User" w:date="2022-09-07T14:23:00Z">
                  <w:rPr>
                    <w:color w:val="181818"/>
                    <w:sz w:val="20"/>
                    <w:szCs w:val="20"/>
                  </w:rPr>
                </w:rPrChange>
              </w:rPr>
            </w:pPr>
            <w:r w:rsidRPr="008D1EEF">
              <w:rPr>
                <w:bCs/>
                <w:color w:val="181818"/>
                <w:sz w:val="20"/>
                <w:szCs w:val="20"/>
                <w:rPrChange w:id="537" w:author="Microsoft Office User" w:date="2022-09-07T14:23:00Z">
                  <w:rPr>
                    <w:color w:val="181818"/>
                    <w:sz w:val="20"/>
                    <w:szCs w:val="20"/>
                  </w:rPr>
                </w:rPrChange>
              </w:rPr>
              <w:t>Agosto</w:t>
            </w:r>
            <w:del w:id="538" w:author="Microsoft Office User" w:date="2022-09-07T14:24:00Z">
              <w:r w:rsidRPr="008D1EEF" w:rsidDel="008D1EEF">
                <w:rPr>
                  <w:bCs/>
                  <w:color w:val="181818"/>
                  <w:sz w:val="20"/>
                  <w:szCs w:val="20"/>
                  <w:rPrChange w:id="539" w:author="Microsoft Office User" w:date="2022-09-07T14:23:00Z">
                    <w:rPr>
                      <w:color w:val="181818"/>
                      <w:sz w:val="20"/>
                      <w:szCs w:val="20"/>
                    </w:rPr>
                  </w:rPrChange>
                </w:rPr>
                <w:delText>,</w:delText>
              </w:r>
            </w:del>
            <w:r w:rsidRPr="008D1EEF">
              <w:rPr>
                <w:bCs/>
                <w:color w:val="181818"/>
                <w:sz w:val="20"/>
                <w:szCs w:val="20"/>
                <w:rPrChange w:id="540" w:author="Microsoft Office User" w:date="2022-09-07T14:23:00Z">
                  <w:rPr>
                    <w:color w:val="181818"/>
                    <w:sz w:val="20"/>
                    <w:szCs w:val="20"/>
                  </w:rPr>
                </w:rPrChange>
              </w:rPr>
              <w:t xml:space="preserve"> 2022</w:t>
            </w:r>
          </w:p>
        </w:tc>
      </w:tr>
      <w:tr w:rsidR="008D1EEF" w14:paraId="06DAD43A" w14:textId="77777777">
        <w:trPr>
          <w:trHeight w:val="340"/>
        </w:trPr>
        <w:tc>
          <w:tcPr>
            <w:tcW w:w="1272" w:type="dxa"/>
            <w:vMerge/>
          </w:tcPr>
          <w:p w14:paraId="000001E7" w14:textId="77777777" w:rsidR="008D1EEF" w:rsidRDefault="008D1E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  <w:highlight w:val="white"/>
              </w:rPr>
            </w:pPr>
          </w:p>
        </w:tc>
        <w:tc>
          <w:tcPr>
            <w:tcW w:w="1991" w:type="dxa"/>
            <w:vAlign w:val="center"/>
          </w:tcPr>
          <w:p w14:paraId="000001E8" w14:textId="77777777" w:rsidR="008D1EEF" w:rsidRPr="008D1EEF" w:rsidRDefault="008D1EEF">
            <w:pPr>
              <w:widowControl/>
              <w:jc w:val="both"/>
              <w:rPr>
                <w:b w:val="0"/>
                <w:bCs/>
                <w:sz w:val="20"/>
                <w:szCs w:val="20"/>
                <w:rPrChange w:id="541" w:author="Microsoft Office User" w:date="2022-09-07T14:23:00Z">
                  <w:rPr>
                    <w:sz w:val="20"/>
                    <w:szCs w:val="20"/>
                  </w:rPr>
                </w:rPrChange>
              </w:rPr>
            </w:pPr>
            <w:r w:rsidRPr="008D1EEF">
              <w:rPr>
                <w:bCs/>
                <w:color w:val="181818"/>
                <w:sz w:val="20"/>
                <w:szCs w:val="20"/>
                <w:rPrChange w:id="542" w:author="Microsoft Office User" w:date="2022-09-07T14:23:00Z">
                  <w:rPr>
                    <w:color w:val="181818"/>
                    <w:sz w:val="20"/>
                    <w:szCs w:val="20"/>
                  </w:rPr>
                </w:rPrChange>
              </w:rPr>
              <w:t>Rafael Neftalí Lizcano Reyes</w:t>
            </w:r>
          </w:p>
        </w:tc>
        <w:tc>
          <w:tcPr>
            <w:tcW w:w="1559" w:type="dxa"/>
            <w:vAlign w:val="center"/>
          </w:tcPr>
          <w:p w14:paraId="000001E9" w14:textId="77777777" w:rsidR="008D1EEF" w:rsidRPr="008D1EEF" w:rsidRDefault="008D1EEF">
            <w:pPr>
              <w:widowControl/>
              <w:jc w:val="both"/>
              <w:rPr>
                <w:b w:val="0"/>
                <w:bCs/>
                <w:sz w:val="20"/>
                <w:szCs w:val="20"/>
                <w:rPrChange w:id="543" w:author="Microsoft Office User" w:date="2022-09-07T14:23:00Z">
                  <w:rPr>
                    <w:sz w:val="20"/>
                    <w:szCs w:val="20"/>
                  </w:rPr>
                </w:rPrChange>
              </w:rPr>
            </w:pPr>
            <w:r w:rsidRPr="008D1EEF">
              <w:rPr>
                <w:bCs/>
                <w:sz w:val="20"/>
                <w:szCs w:val="20"/>
                <w:rPrChange w:id="544" w:author="Microsoft Office User" w:date="2022-09-07T14:23:00Z">
                  <w:rPr>
                    <w:sz w:val="20"/>
                    <w:szCs w:val="20"/>
                  </w:rPr>
                </w:rPrChange>
              </w:rPr>
              <w:t>Responsable Equipo Desarrollo Curricular</w:t>
            </w:r>
          </w:p>
        </w:tc>
        <w:tc>
          <w:tcPr>
            <w:tcW w:w="3257" w:type="dxa"/>
            <w:vAlign w:val="center"/>
          </w:tcPr>
          <w:p w14:paraId="000001EA" w14:textId="77777777" w:rsidR="008D1EEF" w:rsidRPr="008D1EEF" w:rsidRDefault="008D1EEF">
            <w:pPr>
              <w:widowControl/>
              <w:jc w:val="both"/>
              <w:rPr>
                <w:b w:val="0"/>
                <w:bCs/>
                <w:sz w:val="20"/>
                <w:szCs w:val="20"/>
                <w:rPrChange w:id="545" w:author="Microsoft Office User" w:date="2022-09-07T14:23:00Z">
                  <w:rPr>
                    <w:sz w:val="20"/>
                    <w:szCs w:val="20"/>
                  </w:rPr>
                </w:rPrChange>
              </w:rPr>
            </w:pPr>
            <w:r w:rsidRPr="008D1EEF">
              <w:rPr>
                <w:bCs/>
                <w:color w:val="181818"/>
                <w:sz w:val="20"/>
                <w:szCs w:val="20"/>
                <w:rPrChange w:id="546" w:author="Microsoft Office User" w:date="2022-09-07T14:23:00Z">
                  <w:rPr>
                    <w:color w:val="181818"/>
                    <w:sz w:val="20"/>
                    <w:szCs w:val="20"/>
                  </w:rPr>
                </w:rPrChange>
              </w:rPr>
              <w:t>Regional Santander - Centro Industrial del Diseño y la Manufactura</w:t>
            </w:r>
            <w:del w:id="547" w:author="Microsoft Office User" w:date="2022-09-07T14:24:00Z">
              <w:r w:rsidRPr="008D1EEF" w:rsidDel="008D1EEF">
                <w:rPr>
                  <w:bCs/>
                  <w:color w:val="181818"/>
                  <w:sz w:val="20"/>
                  <w:szCs w:val="20"/>
                  <w:rPrChange w:id="548" w:author="Microsoft Office User" w:date="2022-09-07T14:23:00Z">
                    <w:rPr>
                      <w:color w:val="181818"/>
                      <w:sz w:val="20"/>
                      <w:szCs w:val="20"/>
                    </w:rPr>
                  </w:rPrChange>
                </w:rPr>
                <w:delText>.</w:delText>
              </w:r>
            </w:del>
          </w:p>
        </w:tc>
        <w:tc>
          <w:tcPr>
            <w:tcW w:w="1888" w:type="dxa"/>
            <w:vAlign w:val="center"/>
          </w:tcPr>
          <w:p w14:paraId="000001EB" w14:textId="77777777" w:rsidR="008D1EEF" w:rsidRPr="008D1EEF" w:rsidRDefault="008D1EEF">
            <w:pPr>
              <w:widowControl/>
              <w:jc w:val="both"/>
              <w:rPr>
                <w:b w:val="0"/>
                <w:bCs/>
                <w:sz w:val="20"/>
                <w:szCs w:val="20"/>
                <w:rPrChange w:id="549" w:author="Microsoft Office User" w:date="2022-09-07T14:23:00Z">
                  <w:rPr>
                    <w:sz w:val="20"/>
                    <w:szCs w:val="20"/>
                  </w:rPr>
                </w:rPrChange>
              </w:rPr>
            </w:pPr>
            <w:r w:rsidRPr="008D1EEF">
              <w:rPr>
                <w:bCs/>
                <w:color w:val="181818"/>
                <w:sz w:val="20"/>
                <w:szCs w:val="20"/>
                <w:rPrChange w:id="550" w:author="Microsoft Office User" w:date="2022-09-07T14:23:00Z">
                  <w:rPr>
                    <w:color w:val="181818"/>
                    <w:sz w:val="20"/>
                    <w:szCs w:val="20"/>
                  </w:rPr>
                </w:rPrChange>
              </w:rPr>
              <w:t>Agosto</w:t>
            </w:r>
            <w:del w:id="551" w:author="Microsoft Office User" w:date="2022-09-07T14:24:00Z">
              <w:r w:rsidRPr="008D1EEF" w:rsidDel="008D1EEF">
                <w:rPr>
                  <w:bCs/>
                  <w:color w:val="181818"/>
                  <w:sz w:val="20"/>
                  <w:szCs w:val="20"/>
                  <w:rPrChange w:id="552" w:author="Microsoft Office User" w:date="2022-09-07T14:23:00Z">
                    <w:rPr>
                      <w:color w:val="181818"/>
                      <w:sz w:val="20"/>
                      <w:szCs w:val="20"/>
                    </w:rPr>
                  </w:rPrChange>
                </w:rPr>
                <w:delText>,</w:delText>
              </w:r>
            </w:del>
            <w:r w:rsidRPr="008D1EEF">
              <w:rPr>
                <w:bCs/>
                <w:color w:val="181818"/>
                <w:sz w:val="20"/>
                <w:szCs w:val="20"/>
                <w:rPrChange w:id="553" w:author="Microsoft Office User" w:date="2022-09-07T14:23:00Z">
                  <w:rPr>
                    <w:color w:val="181818"/>
                    <w:sz w:val="20"/>
                    <w:szCs w:val="20"/>
                  </w:rPr>
                </w:rPrChange>
              </w:rPr>
              <w:t xml:space="preserve"> 2022</w:t>
            </w:r>
          </w:p>
        </w:tc>
      </w:tr>
      <w:tr w:rsidR="008D1EEF" w14:paraId="29805105" w14:textId="77777777">
        <w:trPr>
          <w:trHeight w:val="340"/>
          <w:ins w:id="554" w:author="Microsoft Office User" w:date="2022-09-07T14:24:00Z"/>
        </w:trPr>
        <w:tc>
          <w:tcPr>
            <w:tcW w:w="1272" w:type="dxa"/>
            <w:vMerge/>
          </w:tcPr>
          <w:p w14:paraId="0FB178BC" w14:textId="77777777" w:rsidR="008D1EEF" w:rsidRDefault="008D1E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ns w:id="555" w:author="Microsoft Office User" w:date="2022-09-07T14:24:00Z"/>
                <w:sz w:val="20"/>
                <w:szCs w:val="20"/>
                <w:highlight w:val="white"/>
              </w:rPr>
            </w:pPr>
          </w:p>
        </w:tc>
        <w:tc>
          <w:tcPr>
            <w:tcW w:w="1991" w:type="dxa"/>
            <w:vAlign w:val="center"/>
          </w:tcPr>
          <w:p w14:paraId="26718ACE" w14:textId="589EF148" w:rsidR="008D1EEF" w:rsidRPr="008D1EEF" w:rsidRDefault="008D1EEF">
            <w:pPr>
              <w:jc w:val="both"/>
              <w:rPr>
                <w:ins w:id="556" w:author="Microsoft Office User" w:date="2022-09-07T14:24:00Z"/>
                <w:b w:val="0"/>
                <w:bCs/>
                <w:color w:val="181818"/>
                <w:sz w:val="20"/>
                <w:szCs w:val="20"/>
              </w:rPr>
            </w:pPr>
            <w:ins w:id="557" w:author="Microsoft Office User" w:date="2022-09-07T14:24:00Z">
              <w:r>
                <w:rPr>
                  <w:b w:val="0"/>
                  <w:bCs/>
                  <w:color w:val="181818"/>
                  <w:sz w:val="20"/>
                  <w:szCs w:val="20"/>
                </w:rPr>
                <w:t>Darío Gon</w:t>
              </w:r>
            </w:ins>
            <w:ins w:id="558" w:author="Microsoft Office User" w:date="2022-09-07T14:25:00Z">
              <w:r>
                <w:rPr>
                  <w:b w:val="0"/>
                  <w:bCs/>
                  <w:color w:val="181818"/>
                  <w:sz w:val="20"/>
                  <w:szCs w:val="20"/>
                </w:rPr>
                <w:t>zález</w:t>
              </w:r>
            </w:ins>
          </w:p>
        </w:tc>
        <w:tc>
          <w:tcPr>
            <w:tcW w:w="1559" w:type="dxa"/>
            <w:vAlign w:val="center"/>
          </w:tcPr>
          <w:p w14:paraId="6CE6D7C0" w14:textId="21406DBC" w:rsidR="008D1EEF" w:rsidRPr="008D1EEF" w:rsidRDefault="008D1EEF">
            <w:pPr>
              <w:jc w:val="both"/>
              <w:rPr>
                <w:ins w:id="559" w:author="Microsoft Office User" w:date="2022-09-07T14:24:00Z"/>
                <w:b w:val="0"/>
                <w:bCs/>
                <w:sz w:val="20"/>
                <w:szCs w:val="20"/>
              </w:rPr>
            </w:pPr>
            <w:ins w:id="560" w:author="Microsoft Office User" w:date="2022-09-07T14:25:00Z">
              <w:r>
                <w:rPr>
                  <w:b w:val="0"/>
                  <w:bCs/>
                  <w:sz w:val="20"/>
                  <w:szCs w:val="20"/>
                </w:rPr>
                <w:t>Corrector de Estilo</w:t>
              </w:r>
            </w:ins>
          </w:p>
        </w:tc>
        <w:tc>
          <w:tcPr>
            <w:tcW w:w="3257" w:type="dxa"/>
            <w:vAlign w:val="center"/>
          </w:tcPr>
          <w:p w14:paraId="6EEFD590" w14:textId="0560DC29" w:rsidR="008D1EEF" w:rsidRPr="008D1EEF" w:rsidRDefault="008D1EEF">
            <w:pPr>
              <w:jc w:val="both"/>
              <w:rPr>
                <w:ins w:id="561" w:author="Microsoft Office User" w:date="2022-09-07T14:24:00Z"/>
                <w:b w:val="0"/>
                <w:bCs/>
                <w:color w:val="181818"/>
                <w:sz w:val="20"/>
                <w:szCs w:val="20"/>
              </w:rPr>
            </w:pPr>
            <w:ins w:id="562" w:author="Microsoft Office User" w:date="2022-09-07T14:25:00Z">
              <w:r w:rsidRPr="00371F6D">
                <w:rPr>
                  <w:b w:val="0"/>
                  <w:bCs/>
                  <w:color w:val="181818"/>
                  <w:sz w:val="20"/>
                  <w:szCs w:val="20"/>
                </w:rPr>
                <w:t>Regional Distrito Capital - Centro de Diseño y Metrología</w:t>
              </w:r>
            </w:ins>
          </w:p>
        </w:tc>
        <w:tc>
          <w:tcPr>
            <w:tcW w:w="1888" w:type="dxa"/>
            <w:vAlign w:val="center"/>
          </w:tcPr>
          <w:p w14:paraId="01E0D60D" w14:textId="410A8E8D" w:rsidR="008D1EEF" w:rsidRPr="008D1EEF" w:rsidRDefault="008D1EEF">
            <w:pPr>
              <w:jc w:val="both"/>
              <w:rPr>
                <w:ins w:id="563" w:author="Microsoft Office User" w:date="2022-09-07T14:24:00Z"/>
                <w:b w:val="0"/>
                <w:bCs/>
                <w:color w:val="181818"/>
                <w:sz w:val="20"/>
                <w:szCs w:val="20"/>
              </w:rPr>
            </w:pPr>
            <w:ins w:id="564" w:author="Microsoft Office User" w:date="2022-09-07T14:25:00Z">
              <w:r>
                <w:rPr>
                  <w:b w:val="0"/>
                  <w:bCs/>
                  <w:color w:val="181818"/>
                  <w:sz w:val="20"/>
                  <w:szCs w:val="20"/>
                </w:rPr>
                <w:t>Septiembre 2022</w:t>
              </w:r>
            </w:ins>
          </w:p>
        </w:tc>
      </w:tr>
    </w:tbl>
    <w:p w14:paraId="000001EC" w14:textId="77777777" w:rsidR="00D36F95" w:rsidRDefault="00D36F95">
      <w:pPr>
        <w:rPr>
          <w:sz w:val="20"/>
          <w:szCs w:val="20"/>
        </w:rPr>
      </w:pPr>
    </w:p>
    <w:p w14:paraId="000001ED" w14:textId="77777777" w:rsidR="00D36F95" w:rsidRDefault="00D36F95">
      <w:pPr>
        <w:rPr>
          <w:sz w:val="20"/>
          <w:szCs w:val="20"/>
        </w:rPr>
      </w:pPr>
    </w:p>
    <w:p w14:paraId="000001EE" w14:textId="77777777" w:rsidR="00D36F95" w:rsidRDefault="00D36F95">
      <w:pPr>
        <w:rPr>
          <w:sz w:val="20"/>
          <w:szCs w:val="20"/>
        </w:rPr>
      </w:pPr>
    </w:p>
    <w:p w14:paraId="000001EF" w14:textId="77777777" w:rsidR="00D36F95" w:rsidRDefault="00C92B4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CONTROL DE CAMBIOS </w:t>
      </w:r>
    </w:p>
    <w:p w14:paraId="000001F0" w14:textId="77777777" w:rsidR="00D36F95" w:rsidRDefault="00D36F95">
      <w:pPr>
        <w:pBdr>
          <w:top w:val="nil"/>
          <w:left w:val="nil"/>
          <w:bottom w:val="nil"/>
          <w:right w:val="nil"/>
          <w:between w:val="nil"/>
        </w:pBdr>
        <w:rPr>
          <w:b/>
          <w:color w:val="808080"/>
          <w:sz w:val="20"/>
          <w:szCs w:val="20"/>
        </w:rPr>
      </w:pPr>
    </w:p>
    <w:p w14:paraId="000001F1" w14:textId="77777777" w:rsidR="00D36F95" w:rsidRDefault="00D36F95">
      <w:pPr>
        <w:rPr>
          <w:sz w:val="20"/>
          <w:szCs w:val="20"/>
        </w:rPr>
      </w:pPr>
    </w:p>
    <w:tbl>
      <w:tblPr>
        <w:tblStyle w:val="affffffb"/>
        <w:tblW w:w="996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64"/>
        <w:gridCol w:w="2138"/>
        <w:gridCol w:w="1701"/>
        <w:gridCol w:w="1843"/>
        <w:gridCol w:w="1044"/>
        <w:gridCol w:w="1977"/>
      </w:tblGrid>
      <w:tr w:rsidR="00D36F95" w14:paraId="140C5B5D" w14:textId="77777777">
        <w:tc>
          <w:tcPr>
            <w:tcW w:w="1264" w:type="dxa"/>
            <w:tcBorders>
              <w:top w:val="nil"/>
              <w:left w:val="nil"/>
            </w:tcBorders>
          </w:tcPr>
          <w:p w14:paraId="000001F2" w14:textId="77777777" w:rsidR="00D36F95" w:rsidRDefault="00D36F95">
            <w:pPr>
              <w:rPr>
                <w:sz w:val="20"/>
                <w:szCs w:val="20"/>
              </w:rPr>
            </w:pPr>
          </w:p>
        </w:tc>
        <w:tc>
          <w:tcPr>
            <w:tcW w:w="2138" w:type="dxa"/>
          </w:tcPr>
          <w:p w14:paraId="000001F3" w14:textId="77777777" w:rsidR="00D36F95" w:rsidRDefault="00C92B4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</w:t>
            </w:r>
          </w:p>
        </w:tc>
        <w:tc>
          <w:tcPr>
            <w:tcW w:w="1701" w:type="dxa"/>
          </w:tcPr>
          <w:p w14:paraId="000001F4" w14:textId="77777777" w:rsidR="00D36F95" w:rsidRDefault="00C92B4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Cargo</w:t>
            </w:r>
          </w:p>
        </w:tc>
        <w:tc>
          <w:tcPr>
            <w:tcW w:w="1843" w:type="dxa"/>
          </w:tcPr>
          <w:p w14:paraId="000001F5" w14:textId="77777777" w:rsidR="00D36F95" w:rsidRDefault="00C92B4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Dependencia</w:t>
            </w:r>
          </w:p>
        </w:tc>
        <w:tc>
          <w:tcPr>
            <w:tcW w:w="1044" w:type="dxa"/>
          </w:tcPr>
          <w:p w14:paraId="000001F6" w14:textId="77777777" w:rsidR="00D36F95" w:rsidRDefault="00C92B4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Fecha</w:t>
            </w:r>
          </w:p>
        </w:tc>
        <w:tc>
          <w:tcPr>
            <w:tcW w:w="1977" w:type="dxa"/>
          </w:tcPr>
          <w:p w14:paraId="000001F7" w14:textId="02C39D05" w:rsidR="00D36F95" w:rsidRDefault="00C92B4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Razón del </w:t>
            </w:r>
            <w:del w:id="565" w:author="Microsoft Office User" w:date="2022-09-07T14:25:00Z">
              <w:r w:rsidDel="008D1EEF">
                <w:rPr>
                  <w:sz w:val="20"/>
                  <w:szCs w:val="20"/>
                </w:rPr>
                <w:delText>Cambio</w:delText>
              </w:r>
            </w:del>
            <w:ins w:id="566" w:author="Microsoft Office User" w:date="2022-09-07T14:25:00Z">
              <w:r w:rsidR="008D1EEF">
                <w:rPr>
                  <w:sz w:val="20"/>
                  <w:szCs w:val="20"/>
                </w:rPr>
                <w:t>cambio</w:t>
              </w:r>
            </w:ins>
          </w:p>
        </w:tc>
      </w:tr>
      <w:tr w:rsidR="00D36F95" w14:paraId="3919AB4B" w14:textId="77777777">
        <w:tc>
          <w:tcPr>
            <w:tcW w:w="1264" w:type="dxa"/>
          </w:tcPr>
          <w:p w14:paraId="000001F8" w14:textId="77777777" w:rsidR="00D36F95" w:rsidRDefault="00C92B4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Autor</w:t>
            </w:r>
            <w:del w:id="567" w:author="Microsoft Office User" w:date="2022-09-07T14:25:00Z">
              <w:r w:rsidDel="008D1EEF">
                <w:rPr>
                  <w:sz w:val="20"/>
                  <w:szCs w:val="20"/>
                </w:rPr>
                <w:delText xml:space="preserve"> </w:delText>
              </w:r>
            </w:del>
            <w:r>
              <w:rPr>
                <w:sz w:val="20"/>
                <w:szCs w:val="20"/>
              </w:rPr>
              <w:t>(es)</w:t>
            </w:r>
          </w:p>
        </w:tc>
        <w:tc>
          <w:tcPr>
            <w:tcW w:w="2138" w:type="dxa"/>
          </w:tcPr>
          <w:p w14:paraId="000001F9" w14:textId="77777777" w:rsidR="00D36F95" w:rsidRDefault="00D36F9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14:paraId="000001FA" w14:textId="77777777" w:rsidR="00D36F95" w:rsidRDefault="00D36F9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43" w:type="dxa"/>
          </w:tcPr>
          <w:p w14:paraId="000001FB" w14:textId="77777777" w:rsidR="00D36F95" w:rsidRDefault="00D36F9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44" w:type="dxa"/>
          </w:tcPr>
          <w:p w14:paraId="000001FC" w14:textId="77777777" w:rsidR="00D36F95" w:rsidRDefault="00D36F9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977" w:type="dxa"/>
          </w:tcPr>
          <w:p w14:paraId="000001FD" w14:textId="77777777" w:rsidR="00D36F95" w:rsidRDefault="00D36F95">
            <w:pPr>
              <w:jc w:val="center"/>
              <w:rPr>
                <w:sz w:val="20"/>
                <w:szCs w:val="20"/>
              </w:rPr>
            </w:pPr>
          </w:p>
        </w:tc>
      </w:tr>
    </w:tbl>
    <w:p w14:paraId="000001FE" w14:textId="77777777" w:rsidR="00D36F95" w:rsidRDefault="00D36F95">
      <w:pPr>
        <w:jc w:val="center"/>
        <w:rPr>
          <w:sz w:val="20"/>
          <w:szCs w:val="20"/>
        </w:rPr>
      </w:pPr>
    </w:p>
    <w:p w14:paraId="000001FF" w14:textId="77777777" w:rsidR="00D36F95" w:rsidRDefault="00D36F95">
      <w:pPr>
        <w:jc w:val="center"/>
        <w:rPr>
          <w:sz w:val="20"/>
          <w:szCs w:val="20"/>
        </w:rPr>
      </w:pPr>
    </w:p>
    <w:p w14:paraId="00000200" w14:textId="77777777" w:rsidR="00D36F95" w:rsidRDefault="00D36F95">
      <w:pPr>
        <w:jc w:val="center"/>
        <w:rPr>
          <w:sz w:val="20"/>
          <w:szCs w:val="20"/>
        </w:rPr>
      </w:pPr>
    </w:p>
    <w:p w14:paraId="00000201" w14:textId="77777777" w:rsidR="00D36F95" w:rsidRDefault="00D36F95">
      <w:pPr>
        <w:jc w:val="center"/>
        <w:rPr>
          <w:sz w:val="20"/>
          <w:szCs w:val="20"/>
        </w:rPr>
      </w:pPr>
    </w:p>
    <w:p w14:paraId="00000202" w14:textId="77777777" w:rsidR="00D36F95" w:rsidRDefault="00D36F95">
      <w:pPr>
        <w:jc w:val="center"/>
        <w:rPr>
          <w:sz w:val="20"/>
          <w:szCs w:val="20"/>
        </w:rPr>
      </w:pPr>
    </w:p>
    <w:p w14:paraId="00000203" w14:textId="77777777" w:rsidR="00D36F95" w:rsidRDefault="00D36F95">
      <w:pPr>
        <w:jc w:val="center"/>
        <w:rPr>
          <w:sz w:val="20"/>
          <w:szCs w:val="20"/>
        </w:rPr>
      </w:pPr>
    </w:p>
    <w:p w14:paraId="00000204" w14:textId="77777777" w:rsidR="00D36F95" w:rsidRDefault="00D36F95">
      <w:pPr>
        <w:jc w:val="center"/>
        <w:rPr>
          <w:sz w:val="20"/>
          <w:szCs w:val="20"/>
        </w:rPr>
      </w:pPr>
    </w:p>
    <w:sectPr w:rsidR="00D36F95">
      <w:headerReference w:type="default" r:id="rId35"/>
      <w:footerReference w:type="default" r:id="rId36"/>
      <w:pgSz w:w="12240" w:h="15840"/>
      <w:pgMar w:top="1701" w:right="1134" w:bottom="1134" w:left="1134" w:header="720" w:footer="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1" w:author="Claudia Milena Hernández Naranjo" w:date="2022-08-13T12:06:00Z" w:initials="">
    <w:p w14:paraId="0000020C" w14:textId="77777777" w:rsidR="00C92B4B" w:rsidRDefault="00C92B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Equipo de producción, favor incluir el recurso que se encuentra en la carpeta Formatos_DI con el nombre CF3_1_Introduccion</w:t>
      </w:r>
    </w:p>
  </w:comment>
  <w:comment w:id="26" w:author="Claudia Milena Hernández Naranjo" w:date="2022-08-13T12:05:00Z" w:initials="">
    <w:p w14:paraId="0000020E" w14:textId="77777777" w:rsidR="00C92B4B" w:rsidRDefault="00C92B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Equipo de producción, favor construir imagen de acompañamiento de familias y comunidades gozando de excelentes condiciones. Ejemplo: https://t3.ftcdn.net/jpg/04/85/11/56/240_F_485115617_fa7C4PiVtljLteubRK5TCs2Y4eIggcdE.jpg</w:t>
      </w:r>
    </w:p>
  </w:comment>
  <w:comment w:id="47" w:author="Claudia Milena Hernández Naranjo" w:date="2022-08-13T12:10:00Z" w:initials="">
    <w:p w14:paraId="0000020B" w14:textId="77777777" w:rsidR="00C92B4B" w:rsidRDefault="00C92B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Llamado a la acción 3. Enlace: https://youtu.be/gknpxVuqG3I</w:t>
      </w:r>
    </w:p>
  </w:comment>
  <w:comment w:id="48" w:author="Claudia Milena Hernández Naranjo" w:date="2022-08-13T12:11:00Z" w:initials="">
    <w:p w14:paraId="00000216" w14:textId="2A9B3D1D" w:rsidR="00C92B4B" w:rsidRPr="00744EAC" w:rsidRDefault="00C92B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lang w:val="en-US"/>
        </w:rPr>
      </w:pPr>
      <w:r>
        <w:rPr>
          <w:color w:val="000000"/>
        </w:rPr>
        <w:t xml:space="preserve">Llamado a la acción 3. </w:t>
      </w:r>
      <w:r w:rsidRPr="00744EAC">
        <w:rPr>
          <w:color w:val="000000"/>
          <w:lang w:val="en-US"/>
        </w:rPr>
        <w:t>Enlace: https://www.minsalud.gov.co/sites/rid/Lists/BibliotecaDigital/RIDE/VS/PP/SA/lineamientos-entornos-nacionales-2016.pdf#:~:text=El%20Lineamiento%20Nacional%20de%20Entornos%20Saludables%20LNES%2C%20tiene,intervenci%C3%B3n%20de%20los%20determinantes%20sociales%20sanitarios%20y%20ambientales</w:t>
      </w:r>
    </w:p>
  </w:comment>
  <w:comment w:id="58" w:author="Claudia Milena Hernández Naranjo" w:date="2022-08-16T06:32:00Z" w:initials="">
    <w:p w14:paraId="00000223" w14:textId="77777777" w:rsidR="00C92B4B" w:rsidRDefault="00C92B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Equipo de producción, favor incluir el recurso que se encuentra en la carpeta Formatos_DI con el nombre CF3_2_herramientas</w:t>
      </w:r>
    </w:p>
  </w:comment>
  <w:comment w:id="66" w:author="Claudia Milena Hernández Naranjo" w:date="2022-08-14T12:33:00Z" w:initials="">
    <w:p w14:paraId="0000022A" w14:textId="77777777" w:rsidR="00C92B4B" w:rsidRDefault="00C92B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Equipo de producción favor, construir imagen que interprete a un grupo de personas con personal médico especializado más comunidad, analizando situaciones. Ejemplo tomado: https://t4.ftcdn.net/jpg/04/91/21/95/240_F_491219556_lTfAkaaLRYXLwo2G90jrdJxtlhtYdkib.jpg</w:t>
      </w:r>
    </w:p>
  </w:comment>
  <w:comment w:id="69" w:author="Claudia Milena Hernández Naranjo" w:date="2022-08-14T12:35:00Z" w:initials="">
    <w:p w14:paraId="0000022B" w14:textId="77777777" w:rsidR="00C92B4B" w:rsidRDefault="00C92B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Favor aplicar listado color</w:t>
      </w:r>
    </w:p>
  </w:comment>
  <w:comment w:id="71" w:author="Claudia Milena Hernández Naranjo" w:date="2022-08-23T23:36:00Z" w:initials="">
    <w:p w14:paraId="00000221" w14:textId="77777777" w:rsidR="00C92B4B" w:rsidRDefault="00C92B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Llamado a la acción 3. Enlace: https://www.minsalud.gov.co/sites/rid/Lists/BibliotecaDigital/RIDE/VS/PP/SA/manual-de-gestion-territorial-de-la-ees.pdf</w:t>
      </w:r>
    </w:p>
  </w:comment>
  <w:comment w:id="89" w:author="Claudia Milena Hernández Naranjo" w:date="2022-08-14T13:01:00Z" w:initials="">
    <w:p w14:paraId="00000212" w14:textId="77777777" w:rsidR="00C92B4B" w:rsidRDefault="00C92B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Llamado a la acción 3. Enlace: https://www.minsalud.gov.co/sites/rid/Lists/BibliotecaDigital/RIDE/VS/PP/SA/herramientas-para-caracterizacion-y-seguimiento-de-las-condiciones-socio-ambientales-y-sanitarias-de-los-entornos.pdf</w:t>
      </w:r>
    </w:p>
  </w:comment>
  <w:comment w:id="91" w:author="Claudia Milena Hernández Naranjo" w:date="2022-08-14T13:21:00Z" w:initials="">
    <w:p w14:paraId="00000210" w14:textId="77777777" w:rsidR="00C92B4B" w:rsidRDefault="00C92B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Llamado a la acción 3. Enlace: https://www.minsalud.gov.co/sites/rid/Lists/BibliotecaDigital/RIDE/VS/PP/SA/informacion-caracterizacion-social-ambiental-estrategias-entornos-saludables.pdf</w:t>
      </w:r>
    </w:p>
  </w:comment>
  <w:comment w:id="96" w:author="Claudia Milena Hernández Naranjo" w:date="2022-08-16T06:33:00Z" w:initials="">
    <w:p w14:paraId="0000021F" w14:textId="77777777" w:rsidR="00C92B4B" w:rsidRDefault="00C92B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Equipo de producción, favor incluir el recurso que se encuentra en la carpeta Formatos_DI con el nombre CF3_2_2_herramientas_seguimiento</w:t>
      </w:r>
    </w:p>
  </w:comment>
  <w:comment w:id="101" w:author="Claudia Milena Hernández Naranjo" w:date="2022-08-16T03:06:00Z" w:initials="">
    <w:p w14:paraId="0000021D" w14:textId="77777777" w:rsidR="00C92B4B" w:rsidRDefault="00C92B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Favor incluir el logo del Ministerio de Salud, para los entonos saludables, tomado de:</w:t>
      </w:r>
    </w:p>
    <w:p w14:paraId="0000021E" w14:textId="77777777" w:rsidR="00C92B4B" w:rsidRDefault="00C92B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https://www.minsalud.gov.co/proteccionsocial/PublishingImages/Entornos%20y%20%20ambientes%20Saludables.JPG</w:t>
      </w:r>
    </w:p>
  </w:comment>
  <w:comment w:id="107" w:author="Claudia Milena Hernández Naranjo" w:date="2022-08-16T03:00:00Z" w:initials="">
    <w:p w14:paraId="0000021C" w14:textId="77777777" w:rsidR="00C92B4B" w:rsidRDefault="00C92B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Favor aplicar cajón texto color A</w:t>
      </w:r>
    </w:p>
  </w:comment>
  <w:comment w:id="117" w:author="Claudia Milena Hernández Naranjo" w:date="2022-08-16T03:08:00Z" w:initials="">
    <w:p w14:paraId="00000228" w14:textId="77777777" w:rsidR="00C92B4B" w:rsidRDefault="00C92B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Equipo de producción favor recrear o construir imagen similar de entornos saludables en la escuela. Imagen toma de google para demostrar un ejemplo cercano: https://gesvin.files.wordpress.com/2019/08/entornosescolaressegurossaludables-ebook-bloggesvin.jpg</w:t>
      </w:r>
    </w:p>
  </w:comment>
  <w:comment w:id="121" w:author="Claudia Milena Hernández Naranjo" w:date="2022-08-16T03:22:00Z" w:initials="">
    <w:p w14:paraId="00000225" w14:textId="77777777" w:rsidR="00C92B4B" w:rsidRDefault="00C92B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Favor recrear figura, la información se encuentra digitada en Figuras DI/</w:t>
      </w:r>
    </w:p>
  </w:comment>
  <w:comment w:id="124" w:author="Claudia Milena Hernández Naranjo" w:date="2022-08-16T06:33:00Z" w:initials="">
    <w:p w14:paraId="00000226" w14:textId="77777777" w:rsidR="00C92B4B" w:rsidRDefault="00C92B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Equipo de producción, favor incluir el recurso que se encuentra en la carpeta Formatos_DI con el nombre CF3_2_3_uso y personal</w:t>
      </w:r>
    </w:p>
  </w:comment>
  <w:comment w:id="132" w:author="Claudia Milena Hernández Naranjo" w:date="2022-08-16T05:04:00Z" w:initials="">
    <w:p w14:paraId="0000020D" w14:textId="77777777" w:rsidR="00C92B4B" w:rsidRDefault="00C92B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Llamado a la acción 3. Enlace: https://www.minsalud.gov.co/sites/rid/Lists/BibliotecaDigital/RIDE/VS/PP/SA/estrategia-entorno-educativo-2019.pdf</w:t>
      </w:r>
    </w:p>
  </w:comment>
  <w:comment w:id="133" w:author="Claudia Milena Hernández Naranjo" w:date="2022-08-16T06:34:00Z" w:initials="">
    <w:p w14:paraId="00000227" w14:textId="77777777" w:rsidR="00C92B4B" w:rsidRDefault="00C92B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Equipo de producción, favor incluir el recurso que se encuentra en la carpeta Formatos_DI con el nombre CF3_articulacion</w:t>
      </w:r>
    </w:p>
  </w:comment>
  <w:comment w:id="140" w:author="Claudia Milena Hernández Naranjo" w:date="2022-08-16T05:22:00Z" w:initials="">
    <w:p w14:paraId="00000214" w14:textId="77777777" w:rsidR="00C92B4B" w:rsidRDefault="00C92B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Favor aplicar listado color.</w:t>
      </w:r>
    </w:p>
  </w:comment>
  <w:comment w:id="161" w:author="Claudia Milena Hernández Naranjo" w:date="2022-08-23T23:55:00Z" w:initials="">
    <w:p w14:paraId="00000217" w14:textId="77777777" w:rsidR="00C92B4B" w:rsidRDefault="00C92B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Equipo de producción favor construir figura que exponga los objetivos planteados. La información se encuentra digitada en FIGURA CF/Fines</w:t>
      </w:r>
    </w:p>
  </w:comment>
  <w:comment w:id="175" w:author="Claudia Milena Hernández Naranjo" w:date="2022-08-16T06:08:00Z" w:initials="">
    <w:p w14:paraId="00000211" w14:textId="5802C3C1" w:rsidR="00C92B4B" w:rsidRDefault="00C92B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El mapa conceptual se encuentra en Anexos/Articulación de los entornos saludables</w:t>
      </w:r>
    </w:p>
  </w:comment>
  <w:comment w:id="180" w:author="Claudia Milena Hernández Naranjo" w:date="2022-08-17T02:57:00Z" w:initials="">
    <w:p w14:paraId="00000219" w14:textId="77777777" w:rsidR="00C92B4B" w:rsidRDefault="00C92B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Equipo de producción, favor incluir el recurso que se encuentra en la carpeta Formatos_DI con el nombre CF3_4_seguimiento</w:t>
      </w:r>
    </w:p>
  </w:comment>
  <w:comment w:id="189" w:author="Claudia Milena Hernández Naranjo" w:date="2022-08-16T06:34:00Z" w:initials="">
    <w:p w14:paraId="00000222" w14:textId="77777777" w:rsidR="00C92B4B" w:rsidRDefault="00C92B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Equipo de producción, favor incluir el recurso que se encuentra en la carpeta Formatos_DI con el nombre CF3_4_1_fases</w:t>
      </w:r>
    </w:p>
  </w:comment>
  <w:comment w:id="201" w:author="Claudia Milena Hernández Naranjo" w:date="2022-08-17T00:30:00Z" w:initials="">
    <w:p w14:paraId="00000213" w14:textId="77777777" w:rsidR="00C92B4B" w:rsidRDefault="00C92B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Favor la imagen de acompañamiento para este cajón puede ser de este tipo de ejemplo: https://img.freepik.com/free-vector/mother-child-visiting-doctor_1262-19839.jpg?w=1380&amp;t=st=1660696089~exp=1660696689~hmac=0adb10af7c48f4e3358d2def0ec28a1b1f097890b3b0a86f98e09fd08eb656ac</w:t>
      </w:r>
    </w:p>
  </w:comment>
  <w:comment w:id="207" w:author="Claudia Milena Hernández Naranjo" w:date="2022-08-17T01:27:00Z" w:initials="">
    <w:p w14:paraId="00000215" w14:textId="77777777" w:rsidR="00C92B4B" w:rsidRDefault="00C92B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Llamado a la acción 3. Enlace: https://www3.paho.org/hq/index.php?option=com_content&amp;view=article&amp;id=14405:health-indicators-conceptual-and-operational-considerations&amp;Itemid=0&amp;lang=es</w:t>
      </w:r>
    </w:p>
  </w:comment>
  <w:comment w:id="228" w:author="Claudia Milena Hernández Naranjo" w:date="2022-08-17T00:48:00Z" w:initials="">
    <w:p w14:paraId="00000229" w14:textId="77777777" w:rsidR="00C92B4B" w:rsidRDefault="00C92B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Llamado a la acción 3. Enlace:https://www3.paho.org/hq/index.php?option=com_content&amp;view=article&amp;id=14413:health-indicators-conceptual-and-operational-considerations-annex&amp;Itemid=0&amp;lang=es</w:t>
      </w:r>
    </w:p>
  </w:comment>
  <w:comment w:id="235" w:author="Claudia Milena Hernández Naranjo" w:date="2022-08-17T01:38:00Z" w:initials="">
    <w:p w14:paraId="00000218" w14:textId="77777777" w:rsidR="00C92B4B" w:rsidRDefault="00C92B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Favor aplicar listado color</w:t>
      </w:r>
    </w:p>
  </w:comment>
  <w:comment w:id="244" w:author="Claudia Milena Hernández Naranjo" w:date="2022-08-17T02:31:00Z" w:initials="">
    <w:p w14:paraId="0000021B" w14:textId="77777777" w:rsidR="00C92B4B" w:rsidRDefault="00C92B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Favor construir una imagen que represente la mejora constante. Ejemplo tomado de: https://t3.ftcdn.net/jpg/02/94/20/24/240_F_294202469_PoZogDcq9rE9KU7Wl4FjibO0PMcLSO5i.jpg</w:t>
      </w:r>
    </w:p>
  </w:comment>
  <w:comment w:id="248" w:author="Claudia Milena Hernández Naranjo" w:date="2022-08-17T01:48:00Z" w:initials="">
    <w:p w14:paraId="00000220" w14:textId="77777777" w:rsidR="00C92B4B" w:rsidRDefault="00C92B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Equipo de producción, favor incluir el recurso que se encuentra en la carpeta Formatos_DI con el nombre CF3_4_2_puntos</w:t>
      </w:r>
    </w:p>
  </w:comment>
  <w:comment w:id="257" w:author="Claudia Milena Hernández Naranjo" w:date="2022-08-17T02:29:00Z" w:initials="">
    <w:p w14:paraId="0000021A" w14:textId="77777777" w:rsidR="00C92B4B" w:rsidRDefault="00C92B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Favor construir formato que se encuentra en el siguiente enlace, página 111. Tomado de: https://www.minsalud.gov.co/sites/rid/Lists/BibliotecaDigital/RIDE/VS/PP/SA/manual-de-gestion-territorial-de-la-ees.pdf</w:t>
      </w:r>
    </w:p>
  </w:comment>
  <w:comment w:id="264" w:author="Claudia Milena Hernández Naranjo" w:date="2022-08-16T06:34:00Z" w:initials="">
    <w:p w14:paraId="00000224" w14:textId="77777777" w:rsidR="00C92B4B" w:rsidRDefault="00C92B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Equipo de producción, favor incluir el recurso que se encuentra en la carpeta Formatos_DI con el nombre CF3_4_2_ejemplos</w:t>
      </w:r>
    </w:p>
  </w:comment>
  <w:comment w:id="270" w:author="Claudia Milena Hernández Naranjo" w:date="2022-08-14T13:06:00Z" w:initials="">
    <w:p w14:paraId="0000020F" w14:textId="77777777" w:rsidR="00C92B4B" w:rsidRDefault="00C92B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El mapa se encuentra en versión editable en archivos Anexos.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000020C" w15:done="0"/>
  <w15:commentEx w15:paraId="0000020E" w15:done="0"/>
  <w15:commentEx w15:paraId="0000020B" w15:done="0"/>
  <w15:commentEx w15:paraId="00000216" w15:done="0"/>
  <w15:commentEx w15:paraId="00000223" w15:done="0"/>
  <w15:commentEx w15:paraId="0000022A" w15:done="0"/>
  <w15:commentEx w15:paraId="0000022B" w15:done="0"/>
  <w15:commentEx w15:paraId="00000221" w15:done="0"/>
  <w15:commentEx w15:paraId="00000212" w15:done="0"/>
  <w15:commentEx w15:paraId="00000210" w15:done="0"/>
  <w15:commentEx w15:paraId="0000021F" w15:done="0"/>
  <w15:commentEx w15:paraId="0000021E" w15:done="0"/>
  <w15:commentEx w15:paraId="0000021C" w15:done="0"/>
  <w15:commentEx w15:paraId="00000228" w15:done="0"/>
  <w15:commentEx w15:paraId="00000225" w15:done="0"/>
  <w15:commentEx w15:paraId="00000226" w15:done="0"/>
  <w15:commentEx w15:paraId="0000020D" w15:done="0"/>
  <w15:commentEx w15:paraId="00000227" w15:done="0"/>
  <w15:commentEx w15:paraId="00000214" w15:done="0"/>
  <w15:commentEx w15:paraId="00000217" w15:done="0"/>
  <w15:commentEx w15:paraId="00000211" w15:done="0"/>
  <w15:commentEx w15:paraId="00000219" w15:done="0"/>
  <w15:commentEx w15:paraId="00000222" w15:done="0"/>
  <w15:commentEx w15:paraId="00000213" w15:done="0"/>
  <w15:commentEx w15:paraId="00000215" w15:done="0"/>
  <w15:commentEx w15:paraId="00000229" w15:done="0"/>
  <w15:commentEx w15:paraId="00000218" w15:done="0"/>
  <w15:commentEx w15:paraId="0000021B" w15:done="0"/>
  <w15:commentEx w15:paraId="00000220" w15:done="0"/>
  <w15:commentEx w15:paraId="0000021A" w15:done="0"/>
  <w15:commentEx w15:paraId="00000224" w15:done="0"/>
  <w15:commentEx w15:paraId="0000020F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000020C" w16cid:durableId="26B28CA3"/>
  <w16cid:commentId w16cid:paraId="0000020E" w16cid:durableId="26B28CA2"/>
  <w16cid:commentId w16cid:paraId="0000020B" w16cid:durableId="26B28CA1"/>
  <w16cid:commentId w16cid:paraId="00000216" w16cid:durableId="26B28CA0"/>
  <w16cid:commentId w16cid:paraId="00000223" w16cid:durableId="26B28C9F"/>
  <w16cid:commentId w16cid:paraId="0000022A" w16cid:durableId="26B28C9E"/>
  <w16cid:commentId w16cid:paraId="0000022B" w16cid:durableId="26B28C9D"/>
  <w16cid:commentId w16cid:paraId="00000221" w16cid:durableId="26B28C9C"/>
  <w16cid:commentId w16cid:paraId="00000212" w16cid:durableId="26B28C9B"/>
  <w16cid:commentId w16cid:paraId="00000210" w16cid:durableId="26B28C9A"/>
  <w16cid:commentId w16cid:paraId="0000021F" w16cid:durableId="26B28C99"/>
  <w16cid:commentId w16cid:paraId="0000021E" w16cid:durableId="26B28C98"/>
  <w16cid:commentId w16cid:paraId="0000021C" w16cid:durableId="26B28C97"/>
  <w16cid:commentId w16cid:paraId="00000228" w16cid:durableId="26B28C96"/>
  <w16cid:commentId w16cid:paraId="00000225" w16cid:durableId="26B28C95"/>
  <w16cid:commentId w16cid:paraId="00000226" w16cid:durableId="26B28C94"/>
  <w16cid:commentId w16cid:paraId="0000020D" w16cid:durableId="26B28C93"/>
  <w16cid:commentId w16cid:paraId="00000227" w16cid:durableId="26B28C92"/>
  <w16cid:commentId w16cid:paraId="00000214" w16cid:durableId="26B28C91"/>
  <w16cid:commentId w16cid:paraId="00000217" w16cid:durableId="26B28C90"/>
  <w16cid:commentId w16cid:paraId="00000211" w16cid:durableId="26B28C8F"/>
  <w16cid:commentId w16cid:paraId="00000219" w16cid:durableId="26B28C8E"/>
  <w16cid:commentId w16cid:paraId="00000222" w16cid:durableId="26B28C8D"/>
  <w16cid:commentId w16cid:paraId="00000213" w16cid:durableId="26B28C8C"/>
  <w16cid:commentId w16cid:paraId="00000215" w16cid:durableId="26B28C8B"/>
  <w16cid:commentId w16cid:paraId="00000229" w16cid:durableId="26B28C8A"/>
  <w16cid:commentId w16cid:paraId="00000218" w16cid:durableId="26B28C89"/>
  <w16cid:commentId w16cid:paraId="0000021B" w16cid:durableId="26B28C88"/>
  <w16cid:commentId w16cid:paraId="00000220" w16cid:durableId="26B28C87"/>
  <w16cid:commentId w16cid:paraId="0000021A" w16cid:durableId="26B28C86"/>
  <w16cid:commentId w16cid:paraId="00000224" w16cid:durableId="26B28C85"/>
  <w16cid:commentId w16cid:paraId="0000020F" w16cid:durableId="26B28C8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98EBC5" w14:textId="77777777" w:rsidR="000A3F4F" w:rsidRDefault="000A3F4F">
      <w:pPr>
        <w:spacing w:line="240" w:lineRule="auto"/>
      </w:pPr>
      <w:r>
        <w:separator/>
      </w:r>
    </w:p>
  </w:endnote>
  <w:endnote w:type="continuationSeparator" w:id="0">
    <w:p w14:paraId="6D2892A4" w14:textId="77777777" w:rsidR="000A3F4F" w:rsidRDefault="000A3F4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206" w14:textId="77777777" w:rsidR="00C92B4B" w:rsidRDefault="00C92B4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20"/>
        <w:szCs w:val="20"/>
      </w:rPr>
    </w:pPr>
  </w:p>
  <w:p w14:paraId="00000207" w14:textId="77777777" w:rsidR="00C92B4B" w:rsidRDefault="00C92B4B">
    <w:pPr>
      <w:spacing w:line="240" w:lineRule="auto"/>
      <w:ind w:left="-2" w:hanging="2"/>
      <w:jc w:val="right"/>
      <w:rPr>
        <w:rFonts w:ascii="Times New Roman" w:eastAsia="Times New Roman" w:hAnsi="Times New Roman" w:cs="Times New Roman"/>
        <w:sz w:val="24"/>
        <w:szCs w:val="24"/>
      </w:rPr>
    </w:pPr>
  </w:p>
  <w:p w14:paraId="00000208" w14:textId="77777777" w:rsidR="00C92B4B" w:rsidRDefault="00C92B4B">
    <w:pPr>
      <w:spacing w:line="240" w:lineRule="auto"/>
      <w:rPr>
        <w:rFonts w:ascii="Times New Roman" w:eastAsia="Times New Roman" w:hAnsi="Times New Roman" w:cs="Times New Roman"/>
        <w:sz w:val="24"/>
        <w:szCs w:val="24"/>
      </w:rPr>
    </w:pPr>
  </w:p>
  <w:p w14:paraId="00000209" w14:textId="77777777" w:rsidR="00C92B4B" w:rsidRDefault="00C92B4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  <w:p w14:paraId="0000020A" w14:textId="77777777" w:rsidR="00C92B4B" w:rsidRDefault="00C92B4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DDDEA9" w14:textId="77777777" w:rsidR="000A3F4F" w:rsidRDefault="000A3F4F">
      <w:pPr>
        <w:spacing w:line="240" w:lineRule="auto"/>
      </w:pPr>
      <w:r>
        <w:separator/>
      </w:r>
    </w:p>
  </w:footnote>
  <w:footnote w:type="continuationSeparator" w:id="0">
    <w:p w14:paraId="7A9E09CB" w14:textId="77777777" w:rsidR="000A3F4F" w:rsidRDefault="000A3F4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205" w14:textId="77777777" w:rsidR="00C92B4B" w:rsidRDefault="00C92B4B">
    <w:pPr>
      <w:tabs>
        <w:tab w:val="center" w:pos="4419"/>
        <w:tab w:val="right" w:pos="8838"/>
      </w:tabs>
      <w:jc w:val="both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E35A3"/>
    <w:multiLevelType w:val="multilevel"/>
    <w:tmpl w:val="F4B2D4C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6095A55"/>
    <w:multiLevelType w:val="multilevel"/>
    <w:tmpl w:val="7514E4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BD0009D"/>
    <w:multiLevelType w:val="multilevel"/>
    <w:tmpl w:val="4E18595E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AB4E37"/>
    <w:multiLevelType w:val="multilevel"/>
    <w:tmpl w:val="BCCEB034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2C52FD"/>
    <w:multiLevelType w:val="multilevel"/>
    <w:tmpl w:val="0CB82E8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67BC6FE3"/>
    <w:multiLevelType w:val="multilevel"/>
    <w:tmpl w:val="61D0E980"/>
    <w:lvl w:ilvl="0">
      <w:start w:val="4"/>
      <w:numFmt w:val="decimal"/>
      <w:lvlText w:val="%1"/>
      <w:lvlJc w:val="left"/>
      <w:pPr>
        <w:ind w:left="360" w:hanging="360"/>
      </w:pPr>
    </w:lvl>
    <w:lvl w:ilvl="1">
      <w:start w:val="3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6" w15:restartNumberingAfterBreak="0">
    <w:nsid w:val="69C87A58"/>
    <w:multiLevelType w:val="multilevel"/>
    <w:tmpl w:val="8634187C"/>
    <w:lvl w:ilvl="0">
      <w:start w:val="5"/>
      <w:numFmt w:val="upperLetter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B07082"/>
    <w:multiLevelType w:val="multilevel"/>
    <w:tmpl w:val="F6301106"/>
    <w:lvl w:ilvl="0">
      <w:start w:val="4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 w16cid:durableId="316616975">
    <w:abstractNumId w:val="2"/>
  </w:num>
  <w:num w:numId="2" w16cid:durableId="305815763">
    <w:abstractNumId w:val="3"/>
  </w:num>
  <w:num w:numId="3" w16cid:durableId="1289898563">
    <w:abstractNumId w:val="0"/>
  </w:num>
  <w:num w:numId="4" w16cid:durableId="1678850711">
    <w:abstractNumId w:val="6"/>
  </w:num>
  <w:num w:numId="5" w16cid:durableId="1279993346">
    <w:abstractNumId w:val="5"/>
  </w:num>
  <w:num w:numId="6" w16cid:durableId="487863834">
    <w:abstractNumId w:val="4"/>
  </w:num>
  <w:num w:numId="7" w16cid:durableId="803501280">
    <w:abstractNumId w:val="7"/>
  </w:num>
  <w:num w:numId="8" w16cid:durableId="10010078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6F95"/>
    <w:rsid w:val="00075349"/>
    <w:rsid w:val="000A3F4F"/>
    <w:rsid w:val="000D3B55"/>
    <w:rsid w:val="000F2714"/>
    <w:rsid w:val="002F3DA4"/>
    <w:rsid w:val="003571D1"/>
    <w:rsid w:val="00382B64"/>
    <w:rsid w:val="005E61CB"/>
    <w:rsid w:val="006C3821"/>
    <w:rsid w:val="006D63D3"/>
    <w:rsid w:val="007170DD"/>
    <w:rsid w:val="00726302"/>
    <w:rsid w:val="00740884"/>
    <w:rsid w:val="00744EAC"/>
    <w:rsid w:val="007D1D46"/>
    <w:rsid w:val="007D710D"/>
    <w:rsid w:val="007E4DC2"/>
    <w:rsid w:val="00815145"/>
    <w:rsid w:val="008C66FE"/>
    <w:rsid w:val="008D1EEF"/>
    <w:rsid w:val="008D6EF0"/>
    <w:rsid w:val="009E4118"/>
    <w:rsid w:val="009E46C2"/>
    <w:rsid w:val="009F1CBF"/>
    <w:rsid w:val="00A83DE7"/>
    <w:rsid w:val="00C7602C"/>
    <w:rsid w:val="00C92B4B"/>
    <w:rsid w:val="00CE3B53"/>
    <w:rsid w:val="00CE4B0B"/>
    <w:rsid w:val="00D03728"/>
    <w:rsid w:val="00D36F95"/>
    <w:rsid w:val="00D41D58"/>
    <w:rsid w:val="00E92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83AA453"/>
  <w15:docId w15:val="{B4B93B76-35C0-4EEC-B620-126928379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6B4F"/>
  </w:style>
  <w:style w:type="paragraph" w:styleId="Ttulo1">
    <w:name w:val="heading 1"/>
    <w:basedOn w:val="Normal"/>
    <w:link w:val="Ttulo1Car"/>
    <w:uiPriority w:val="9"/>
    <w:qFormat/>
    <w:rsid w:val="00306A07"/>
    <w:pPr>
      <w:widowControl w:val="0"/>
      <w:autoSpaceDE w:val="0"/>
      <w:autoSpaceDN w:val="0"/>
      <w:spacing w:before="79" w:line="240" w:lineRule="auto"/>
      <w:ind w:left="696"/>
      <w:outlineLvl w:val="0"/>
    </w:pPr>
    <w:rPr>
      <w:rFonts w:ascii="Verdana" w:eastAsia="Verdana" w:hAnsi="Verdana" w:cs="Verdana"/>
      <w:b/>
      <w:bCs/>
      <w:sz w:val="28"/>
      <w:szCs w:val="28"/>
      <w:lang w:val="es-ES"/>
    </w:rPr>
  </w:style>
  <w:style w:type="paragraph" w:styleId="Ttulo2">
    <w:name w:val="heading 2"/>
    <w:basedOn w:val="Normal"/>
    <w:link w:val="Ttulo2Car"/>
    <w:uiPriority w:val="9"/>
    <w:semiHidden/>
    <w:unhideWhenUsed/>
    <w:qFormat/>
    <w:rsid w:val="00306A07"/>
    <w:pPr>
      <w:widowControl w:val="0"/>
      <w:autoSpaceDE w:val="0"/>
      <w:autoSpaceDN w:val="0"/>
      <w:spacing w:line="240" w:lineRule="auto"/>
      <w:ind w:left="300"/>
      <w:outlineLvl w:val="1"/>
    </w:pPr>
    <w:rPr>
      <w:rFonts w:ascii="Verdana" w:eastAsia="Verdana" w:hAnsi="Verdana" w:cs="Verdana"/>
      <w:b/>
      <w:bCs/>
      <w:sz w:val="24"/>
      <w:szCs w:val="24"/>
      <w:lang w:val="es-ES"/>
    </w:rPr>
  </w:style>
  <w:style w:type="paragraph" w:styleId="Ttulo3">
    <w:name w:val="heading 3"/>
    <w:basedOn w:val="Normal"/>
    <w:link w:val="Ttulo3Car"/>
    <w:uiPriority w:val="9"/>
    <w:semiHidden/>
    <w:unhideWhenUsed/>
    <w:qFormat/>
    <w:rsid w:val="00306A07"/>
    <w:pPr>
      <w:widowControl w:val="0"/>
      <w:autoSpaceDE w:val="0"/>
      <w:autoSpaceDN w:val="0"/>
      <w:spacing w:line="240" w:lineRule="auto"/>
      <w:ind w:left="1716" w:hanging="709"/>
      <w:outlineLvl w:val="2"/>
    </w:pPr>
    <w:rPr>
      <w:rFonts w:ascii="Verdana" w:eastAsia="Verdana" w:hAnsi="Verdana" w:cs="Verdana"/>
      <w:b/>
      <w:bCs/>
      <w:i/>
      <w:iCs/>
      <w:sz w:val="24"/>
      <w:szCs w:val="24"/>
      <w:lang w:val="es-ES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9422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0">
    <w:name w:val="Table Normal0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aliases w:val="titulo 3,Bullets,Bolita,Párrafo,Colorful List Accent 1,Colorful List - Accent 11,Lista vistosa - Énfasis 11,Bullet List,Ha,HOJA,Párrafo de lista4,BOLADEF,Párrafo de lista3,Párrafo de lista21,BOLA,Nivel 1 OS,Normal_viñetas_ICONTEC"/>
    <w:basedOn w:val="Normal"/>
    <w:link w:val="PrrafodelistaCar"/>
    <w:uiPriority w:val="1"/>
    <w:qFormat/>
    <w:rsid w:val="008D6B4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D6B4F"/>
    <w:rPr>
      <w:color w:val="0563C1" w:themeColor="hyperlink"/>
      <w:u w:val="single"/>
    </w:rPr>
  </w:style>
  <w:style w:type="character" w:customStyle="1" w:styleId="PrrafodelistaCar">
    <w:name w:val="Párrafo de lista Car"/>
    <w:aliases w:val="titulo 3 Car,Bullets Car,Bolita Car,Párrafo Car,Colorful List Accent 1 Car,Colorful List - Accent 11 Car,Lista vistosa - Énfasis 11 Car,Bullet List Car,Ha Car,HOJA Car,Párrafo de lista4 Car,BOLADEF Car,Párrafo de lista3 Car,BOLA Car"/>
    <w:link w:val="Prrafodelista"/>
    <w:uiPriority w:val="34"/>
    <w:locked/>
    <w:rsid w:val="008D6B4F"/>
    <w:rPr>
      <w:rFonts w:ascii="Arial" w:eastAsia="Arial" w:hAnsi="Arial" w:cs="Arial"/>
      <w:lang w:val="es-CO"/>
    </w:rPr>
  </w:style>
  <w:style w:type="character" w:customStyle="1" w:styleId="Ttulo1Car">
    <w:name w:val="Título 1 Car"/>
    <w:basedOn w:val="Fuentedeprrafopredeter"/>
    <w:link w:val="Ttulo1"/>
    <w:uiPriority w:val="1"/>
    <w:rsid w:val="00306A07"/>
    <w:rPr>
      <w:rFonts w:ascii="Verdana" w:eastAsia="Verdana" w:hAnsi="Verdana" w:cs="Verdana"/>
      <w:b/>
      <w:bCs/>
      <w:sz w:val="28"/>
      <w:szCs w:val="28"/>
      <w:lang w:val="es-ES"/>
    </w:rPr>
  </w:style>
  <w:style w:type="character" w:customStyle="1" w:styleId="Ttulo2Car">
    <w:name w:val="Título 2 Car"/>
    <w:basedOn w:val="Fuentedeprrafopredeter"/>
    <w:link w:val="Ttulo2"/>
    <w:uiPriority w:val="1"/>
    <w:rsid w:val="00306A07"/>
    <w:rPr>
      <w:rFonts w:ascii="Verdana" w:eastAsia="Verdana" w:hAnsi="Verdana" w:cs="Verdana"/>
      <w:b/>
      <w:bCs/>
      <w:sz w:val="24"/>
      <w:szCs w:val="24"/>
      <w:lang w:val="es-ES"/>
    </w:rPr>
  </w:style>
  <w:style w:type="character" w:customStyle="1" w:styleId="Ttulo3Car">
    <w:name w:val="Título 3 Car"/>
    <w:basedOn w:val="Fuentedeprrafopredeter"/>
    <w:link w:val="Ttulo3"/>
    <w:uiPriority w:val="1"/>
    <w:rsid w:val="00306A07"/>
    <w:rPr>
      <w:rFonts w:ascii="Verdana" w:eastAsia="Verdana" w:hAnsi="Verdana" w:cs="Verdana"/>
      <w:b/>
      <w:bCs/>
      <w:i/>
      <w:iCs/>
      <w:sz w:val="24"/>
      <w:szCs w:val="24"/>
      <w:lang w:val="es-ES"/>
    </w:rPr>
  </w:style>
  <w:style w:type="table" w:customStyle="1" w:styleId="TableNormal4">
    <w:name w:val="Table Normal4"/>
    <w:uiPriority w:val="2"/>
    <w:semiHidden/>
    <w:unhideWhenUsed/>
    <w:qFormat/>
    <w:rsid w:val="00306A07"/>
    <w:pPr>
      <w:widowControl w:val="0"/>
      <w:autoSpaceDE w:val="0"/>
      <w:autoSpaceDN w:val="0"/>
      <w:spacing w:line="240" w:lineRule="auto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306A07"/>
    <w:pPr>
      <w:widowControl w:val="0"/>
      <w:autoSpaceDE w:val="0"/>
      <w:autoSpaceDN w:val="0"/>
      <w:spacing w:line="240" w:lineRule="auto"/>
    </w:pPr>
    <w:rPr>
      <w:rFonts w:ascii="Verdana" w:eastAsia="Verdana" w:hAnsi="Verdana" w:cs="Verdana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06A07"/>
    <w:rPr>
      <w:rFonts w:ascii="Verdana" w:eastAsia="Verdana" w:hAnsi="Verdana" w:cs="Verdana"/>
      <w:sz w:val="24"/>
      <w:szCs w:val="24"/>
      <w:lang w:val="es-ES"/>
    </w:rPr>
  </w:style>
  <w:style w:type="paragraph" w:customStyle="1" w:styleId="TableParagraph">
    <w:name w:val="Table Paragraph"/>
    <w:basedOn w:val="Normal"/>
    <w:uiPriority w:val="1"/>
    <w:qFormat/>
    <w:rsid w:val="00306A07"/>
    <w:pPr>
      <w:widowControl w:val="0"/>
      <w:autoSpaceDE w:val="0"/>
      <w:autoSpaceDN w:val="0"/>
      <w:spacing w:before="72" w:line="240" w:lineRule="auto"/>
      <w:ind w:left="129"/>
    </w:pPr>
    <w:rPr>
      <w:rFonts w:ascii="Verdana" w:eastAsia="Verdana" w:hAnsi="Verdana" w:cs="Verdana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06A07"/>
    <w:pPr>
      <w:widowControl w:val="0"/>
      <w:autoSpaceDE w:val="0"/>
      <w:autoSpaceDN w:val="0"/>
      <w:spacing w:line="240" w:lineRule="auto"/>
    </w:pPr>
    <w:rPr>
      <w:rFonts w:ascii="Tahoma" w:eastAsia="Verdana" w:hAnsi="Tahoma" w:cs="Tahoma"/>
      <w:sz w:val="16"/>
      <w:szCs w:val="16"/>
      <w:lang w:val="es-E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06A07"/>
    <w:rPr>
      <w:rFonts w:ascii="Tahoma" w:eastAsia="Verdana" w:hAnsi="Tahoma" w:cs="Tahoma"/>
      <w:sz w:val="16"/>
      <w:szCs w:val="16"/>
      <w:lang w:val="es-ES"/>
    </w:rPr>
  </w:style>
  <w:style w:type="table" w:styleId="Tablaconcuadrcula">
    <w:name w:val="Table Grid"/>
    <w:basedOn w:val="Tablanormal"/>
    <w:uiPriority w:val="59"/>
    <w:rsid w:val="00492AD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6Car">
    <w:name w:val="Título 6 Car"/>
    <w:basedOn w:val="Fuentedeprrafopredeter"/>
    <w:link w:val="Ttulo6"/>
    <w:uiPriority w:val="9"/>
    <w:rsid w:val="00094228"/>
    <w:rPr>
      <w:rFonts w:asciiTheme="majorHAnsi" w:eastAsiaTheme="majorEastAsia" w:hAnsiTheme="majorHAnsi" w:cstheme="majorBidi"/>
      <w:color w:val="1F4D78" w:themeColor="accent1" w:themeShade="7F"/>
      <w:lang w:val="es-CO"/>
    </w:rPr>
  </w:style>
  <w:style w:type="paragraph" w:styleId="Encabezado">
    <w:name w:val="header"/>
    <w:basedOn w:val="Normal"/>
    <w:link w:val="EncabezadoCar"/>
    <w:uiPriority w:val="99"/>
    <w:unhideWhenUsed/>
    <w:rsid w:val="00D14F18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14F18"/>
    <w:rPr>
      <w:rFonts w:ascii="Arial" w:eastAsia="Arial" w:hAnsi="Arial" w:cs="Arial"/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D14F18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14F18"/>
    <w:rPr>
      <w:rFonts w:ascii="Arial" w:eastAsia="Arial" w:hAnsi="Arial" w:cs="Arial"/>
      <w:lang w:val="es-CO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4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4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4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table" w:customStyle="1" w:styleId="a9">
    <w:basedOn w:val="TableNormal3"/>
    <w:pPr>
      <w:widowControl w:val="0"/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3"/>
    <w:pPr>
      <w:widowControl w:val="0"/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3"/>
    <w:pPr>
      <w:widowControl w:val="0"/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3"/>
    <w:pPr>
      <w:widowControl w:val="0"/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3"/>
    <w:pPr>
      <w:widowControl w:val="0"/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3"/>
    <w:pPr>
      <w:widowControl w:val="0"/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3"/>
    <w:pPr>
      <w:widowControl w:val="0"/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3"/>
    <w:pPr>
      <w:widowControl w:val="0"/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3"/>
    <w:pPr>
      <w:widowControl w:val="0"/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Hipervnculovisitado">
    <w:name w:val="FollowedHyperlink"/>
    <w:basedOn w:val="Fuentedeprrafopredeter"/>
    <w:uiPriority w:val="99"/>
    <w:semiHidden/>
    <w:unhideWhenUsed/>
    <w:rsid w:val="00711B5A"/>
    <w:rPr>
      <w:color w:val="954F72" w:themeColor="followedHyperlink"/>
      <w:u w:val="singl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0377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0377E"/>
    <w:rPr>
      <w:b/>
      <w:bCs/>
      <w:sz w:val="20"/>
      <w:szCs w:val="20"/>
    </w:rPr>
  </w:style>
  <w:style w:type="table" w:customStyle="1" w:styleId="af4">
    <w:basedOn w:val="TableNormal2"/>
    <w:pPr>
      <w:widowControl w:val="0"/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2"/>
    <w:pPr>
      <w:widowControl w:val="0"/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2"/>
    <w:pPr>
      <w:widowControl w:val="0"/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2"/>
    <w:pPr>
      <w:widowControl w:val="0"/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2"/>
    <w:pPr>
      <w:widowControl w:val="0"/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2"/>
    <w:pPr>
      <w:widowControl w:val="0"/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2"/>
    <w:pPr>
      <w:widowControl w:val="0"/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2"/>
    <w:pPr>
      <w:widowControl w:val="0"/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2"/>
    <w:pPr>
      <w:widowControl w:val="0"/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e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0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1">
    <w:basedOn w:val="TableNormal2"/>
    <w:pPr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2"/>
    <w:pPr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4">
    <w:basedOn w:val="TableNormal2"/>
    <w:pPr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5">
    <w:basedOn w:val="TableNormal2"/>
    <w:pPr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6">
    <w:basedOn w:val="TableNormal2"/>
    <w:pPr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7">
    <w:basedOn w:val="TableNormal2"/>
    <w:pPr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8">
    <w:basedOn w:val="TableNormal2"/>
    <w:pPr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9">
    <w:basedOn w:val="TableNormal2"/>
    <w:pPr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a">
    <w:basedOn w:val="TableNormal2"/>
    <w:pPr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b">
    <w:basedOn w:val="TableNormal2"/>
    <w:pPr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c">
    <w:basedOn w:val="TableNormal2"/>
    <w:pPr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d">
    <w:basedOn w:val="TableNormal2"/>
    <w:pPr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e">
    <w:basedOn w:val="TableNormal2"/>
    <w:pPr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">
    <w:basedOn w:val="TableNormal2"/>
    <w:pPr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0">
    <w:basedOn w:val="TableNormal2"/>
    <w:pPr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1">
    <w:basedOn w:val="TableNormal2"/>
    <w:pPr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2">
    <w:basedOn w:val="TableNormal2"/>
    <w:pPr>
      <w:widowControl w:val="0"/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3">
    <w:basedOn w:val="TableNormal2"/>
    <w:pPr>
      <w:widowControl w:val="0"/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4">
    <w:basedOn w:val="TableNormal2"/>
    <w:pPr>
      <w:widowControl w:val="0"/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5">
    <w:basedOn w:val="TableNormal2"/>
    <w:pPr>
      <w:widowControl w:val="0"/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6">
    <w:basedOn w:val="TableNormal2"/>
    <w:pPr>
      <w:widowControl w:val="0"/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7">
    <w:basedOn w:val="TableNormal2"/>
    <w:pPr>
      <w:widowControl w:val="0"/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8">
    <w:basedOn w:val="TableNormal2"/>
    <w:pPr>
      <w:widowControl w:val="0"/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9">
    <w:basedOn w:val="TableNormal2"/>
    <w:pPr>
      <w:widowControl w:val="0"/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a">
    <w:basedOn w:val="TableNormal2"/>
    <w:pPr>
      <w:widowControl w:val="0"/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b">
    <w:basedOn w:val="TableNormal2"/>
    <w:pPr>
      <w:widowControl w:val="0"/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c">
    <w:basedOn w:val="TableNormal2"/>
    <w:pPr>
      <w:widowControl w:val="0"/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d">
    <w:basedOn w:val="TableNormal2"/>
    <w:pPr>
      <w:widowControl w:val="0"/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e">
    <w:basedOn w:val="TableNormal2"/>
    <w:pPr>
      <w:widowControl w:val="0"/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f">
    <w:basedOn w:val="TableNormal2"/>
    <w:pPr>
      <w:widowControl w:val="0"/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f0">
    <w:basedOn w:val="TableNormal2"/>
    <w:pPr>
      <w:widowControl w:val="0"/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f1">
    <w:basedOn w:val="TableNormal2"/>
    <w:pPr>
      <w:widowControl w:val="0"/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f2">
    <w:basedOn w:val="TableNormal2"/>
    <w:pPr>
      <w:widowControl w:val="0"/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f3">
    <w:basedOn w:val="TableNormal2"/>
    <w:pPr>
      <w:widowControl w:val="0"/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f4">
    <w:basedOn w:val="TableNormal2"/>
    <w:pPr>
      <w:widowControl w:val="0"/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f5">
    <w:basedOn w:val="TableNormal2"/>
    <w:pPr>
      <w:widowControl w:val="0"/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f6">
    <w:basedOn w:val="TableNormal2"/>
    <w:pPr>
      <w:widowControl w:val="0"/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f7">
    <w:basedOn w:val="TableNormal2"/>
    <w:pPr>
      <w:widowControl w:val="0"/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f8">
    <w:basedOn w:val="TableNormal2"/>
    <w:pPr>
      <w:widowControl w:val="0"/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f9">
    <w:basedOn w:val="TableNormal2"/>
    <w:pPr>
      <w:widowControl w:val="0"/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fa">
    <w:basedOn w:val="TableNormal2"/>
    <w:pPr>
      <w:widowControl w:val="0"/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fb">
    <w:basedOn w:val="TableNormal2"/>
    <w:pPr>
      <w:widowControl w:val="0"/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fc">
    <w:basedOn w:val="TableNormal2"/>
    <w:pPr>
      <w:widowControl w:val="0"/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fd">
    <w:basedOn w:val="TableNormal2"/>
    <w:pPr>
      <w:widowControl w:val="0"/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fe">
    <w:basedOn w:val="TableNormal2"/>
    <w:pPr>
      <w:widowControl w:val="0"/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ff">
    <w:basedOn w:val="TableNormal2"/>
    <w:pPr>
      <w:widowControl w:val="0"/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ff0">
    <w:basedOn w:val="TableNormal2"/>
    <w:pPr>
      <w:widowControl w:val="0"/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ff1">
    <w:basedOn w:val="TableNormal2"/>
    <w:pPr>
      <w:widowControl w:val="0"/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ff2">
    <w:basedOn w:val="TableNormal2"/>
    <w:pPr>
      <w:widowControl w:val="0"/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ff3">
    <w:basedOn w:val="TableNormal2"/>
    <w:pPr>
      <w:widowControl w:val="0"/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ff4">
    <w:basedOn w:val="TableNormal2"/>
    <w:pPr>
      <w:widowControl w:val="0"/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ff5">
    <w:basedOn w:val="TableNormal2"/>
    <w:pPr>
      <w:widowControl w:val="0"/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ff6">
    <w:basedOn w:val="TableNormal2"/>
    <w:pPr>
      <w:widowControl w:val="0"/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ff7">
    <w:basedOn w:val="TableNormal2"/>
    <w:pPr>
      <w:widowControl w:val="0"/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ff8">
    <w:basedOn w:val="TableNormal2"/>
    <w:pPr>
      <w:widowControl w:val="0"/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ff9">
    <w:basedOn w:val="TableNormal2"/>
    <w:pPr>
      <w:widowControl w:val="0"/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ffa">
    <w:basedOn w:val="TableNormal2"/>
    <w:pPr>
      <w:widowControl w:val="0"/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ffb">
    <w:basedOn w:val="TableNormal2"/>
    <w:pPr>
      <w:widowControl w:val="0"/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ffc">
    <w:basedOn w:val="TableNormal2"/>
    <w:pPr>
      <w:widowControl w:val="0"/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ffd">
    <w:basedOn w:val="TableNormal2"/>
    <w:pPr>
      <w:widowControl w:val="0"/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ffe">
    <w:basedOn w:val="TableNormal2"/>
    <w:pPr>
      <w:widowControl w:val="0"/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fff">
    <w:basedOn w:val="TableNormal2"/>
    <w:pPr>
      <w:widowControl w:val="0"/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fff0">
    <w:basedOn w:val="TableNormal2"/>
    <w:pPr>
      <w:widowControl w:val="0"/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fff1">
    <w:basedOn w:val="TableNormal2"/>
    <w:pPr>
      <w:widowControl w:val="0"/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fff2">
    <w:basedOn w:val="TableNormal2"/>
    <w:pPr>
      <w:widowControl w:val="0"/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fff3">
    <w:basedOn w:val="TableNormal2"/>
    <w:pPr>
      <w:widowControl w:val="0"/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fff4">
    <w:basedOn w:val="TableNormal2"/>
    <w:pPr>
      <w:widowControl w:val="0"/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fff5">
    <w:basedOn w:val="TableNormal2"/>
    <w:pPr>
      <w:widowControl w:val="0"/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fff6">
    <w:basedOn w:val="TableNormal2"/>
    <w:pPr>
      <w:widowControl w:val="0"/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fff7">
    <w:basedOn w:val="TableNormal2"/>
    <w:pPr>
      <w:widowControl w:val="0"/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fff8">
    <w:basedOn w:val="TableNormal2"/>
    <w:pPr>
      <w:widowControl w:val="0"/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fff9">
    <w:basedOn w:val="TableNormal2"/>
    <w:pPr>
      <w:widowControl w:val="0"/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fffa">
    <w:basedOn w:val="TableNormal2"/>
    <w:pPr>
      <w:widowControl w:val="0"/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ffffb">
    <w:basedOn w:val="TableNormal2"/>
    <w:pPr>
      <w:widowControl w:val="0"/>
      <w:spacing w:line="240" w:lineRule="auto"/>
    </w:pPr>
    <w:rPr>
      <w:rFonts w:ascii="Calibri" w:eastAsia="Calibri" w:hAnsi="Calibri" w:cs="Calibri"/>
      <w:b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paragraph" w:styleId="Revisin">
    <w:name w:val="Revision"/>
    <w:hidden/>
    <w:uiPriority w:val="99"/>
    <w:semiHidden/>
    <w:rsid w:val="005E61CB"/>
    <w:pPr>
      <w:spacing w:line="240" w:lineRule="auto"/>
    </w:pPr>
  </w:style>
  <w:style w:type="character" w:styleId="Mencinsinresolver">
    <w:name w:val="Unresolved Mention"/>
    <w:basedOn w:val="Fuentedeprrafopredeter"/>
    <w:uiPriority w:val="99"/>
    <w:semiHidden/>
    <w:unhideWhenUsed/>
    <w:rsid w:val="009E41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21" Type="http://schemas.openxmlformats.org/officeDocument/2006/relationships/image" Target="media/image8.png"/><Relationship Id="rId34" Type="http://schemas.openxmlformats.org/officeDocument/2006/relationships/hyperlink" Target="https://www3.paho.org/hq/index.php?option=com_content&amp;view=article&amp;id=14411:health-indicators-conceptual-and-operational-considerations-section-4&amp;Itemid=0&amp;limitstart=1&amp;lang=es" TargetMode="Externa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4.png"/><Relationship Id="rId25" Type="http://schemas.openxmlformats.org/officeDocument/2006/relationships/hyperlink" Target="https://www.sdgfund.org/es/plan-de-acci%C3%B3n-intersectorial-de-entornos-saludables-paies-del-municipio-de-popay%C3%A1n-colombia" TargetMode="External"/><Relationship Id="rId33" Type="http://schemas.openxmlformats.org/officeDocument/2006/relationships/hyperlink" Target="https://www.minsalud.gov.co/sites/rid/Lists/BibliotecaDigital/RIDE/VS/PP/SA/informacion-caracterizacion-social-ambiental-estrategias-entornos-saludables.pdf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image" Target="media/image11.png"/><Relationship Id="rId32" Type="http://schemas.openxmlformats.org/officeDocument/2006/relationships/hyperlink" Target="https://www.minsalud.gov.co/sites/rid/Lists/BibliotecaDigital/RIDE/VS/PP/SA/lineamientos-entornos-nacionales-2016.pdf" TargetMode="External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hyperlink" Target="https://www3.paho.org/hq/index.php?option=com_content&amp;view=article&amp;id=14411:health-indicators-conceptual-and-operational-considerations-section-4&amp;Itemid=0&amp;limitstart=1&amp;lang=es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image" Target="media/image9.gif"/><Relationship Id="rId27" Type="http://schemas.openxmlformats.org/officeDocument/2006/relationships/image" Target="media/image13.gif"/><Relationship Id="rId30" Type="http://schemas.openxmlformats.org/officeDocument/2006/relationships/hyperlink" Target="https://www.minsalud.gov.co/sites/rid/Lists/BibliotecaDigital/RIDE/VS/PP/SA/manual-de-gestion-territorial-de-la-ees.pdf" TargetMode="External"/><Relationship Id="rId35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vviy9YlrOAI0vnn6yFoimnoSyEA==">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</go:docsCustomData>
</go:gDocsCustomXmlDataStorage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BA69CCE19797543AAB5DE63E320ACE2" ma:contentTypeVersion="14" ma:contentTypeDescription="Crear nuevo documento." ma:contentTypeScope="" ma:versionID="2f90f55f16d6129f0654d41f192d768d">
  <xsd:schema xmlns:xsd="http://www.w3.org/2001/XMLSchema" xmlns:xs="http://www.w3.org/2001/XMLSchema" xmlns:p="http://schemas.microsoft.com/office/2006/metadata/properties" xmlns:ns2="1d52d4bc-3f95-4709-b359-1b96840d7671" xmlns:ns3="8d1bea48-6525-4b05-8cf5-c6ad0dd5b02f" targetNamespace="http://schemas.microsoft.com/office/2006/metadata/properties" ma:root="true" ma:fieldsID="abd957e7b663f9246e85859e9da17188" ns2:_="" ns3:_="">
    <xsd:import namespace="1d52d4bc-3f95-4709-b359-1b96840d7671"/>
    <xsd:import namespace="8d1bea48-6525-4b05-8cf5-c6ad0dd5b02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52d4bc-3f95-4709-b359-1b96840d767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86b9d2d1-95d9-404f-a0e9-5b204eef34e2}" ma:internalName="TaxCatchAll" ma:showField="CatchAllData" ma:web="1d52d4bc-3f95-4709-b359-1b96840d767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1bea48-6525-4b05-8cf5-c6ad0dd5b02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4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8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d52d4bc-3f95-4709-b359-1b96840d7671" xsi:nil="true"/>
    <lcf76f155ced4ddcb4097134ff3c332f xmlns="8d1bea48-6525-4b05-8cf5-c6ad0dd5b02f">
      <Terms xmlns="http://schemas.microsoft.com/office/infopath/2007/PartnerControls"/>
    </lcf76f155ced4ddcb4097134ff3c332f>
    <SharedWithUsers xmlns="1d52d4bc-3f95-4709-b359-1b96840d7671">
      <UserInfo>
        <DisplayName/>
        <AccountId xsi:nil="true"/>
        <AccountType/>
      </UserInfo>
    </SharedWithUsers>
    <MediaLengthInSeconds xmlns="8d1bea48-6525-4b05-8cf5-c6ad0dd5b02f" xsi:nil="true"/>
  </documentManagement>
</p:properties>
</file>

<file path=customXml/itemProps1.xml><?xml version="1.0" encoding="utf-8"?>
<ds:datastoreItem xmlns:ds="http://schemas.openxmlformats.org/officeDocument/2006/customXml" ds:itemID="{217BC660-83B6-4C1E-8254-A7162E3EC53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933BFF36-80A6-4AD1-9D8D-EC72276CCE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52d4bc-3f95-4709-b359-1b96840d7671"/>
    <ds:schemaRef ds:uri="8d1bea48-6525-4b05-8cf5-c6ad0dd5b02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881DE5D-4326-4CDA-8EF9-DB7E98A06FD7}">
  <ds:schemaRefs>
    <ds:schemaRef ds:uri="http://schemas.microsoft.com/office/2006/metadata/properties"/>
    <ds:schemaRef ds:uri="http://schemas.microsoft.com/office/infopath/2007/PartnerControls"/>
    <ds:schemaRef ds:uri="1d52d4bc-3f95-4709-b359-1b96840d7671"/>
    <ds:schemaRef ds:uri="8d1bea48-6525-4b05-8cf5-c6ad0dd5b02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5390</Words>
  <Characters>29645</Characters>
  <Application>Microsoft Office Word</Application>
  <DocSecurity>0</DocSecurity>
  <Lines>247</Lines>
  <Paragraphs>69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Sandra</dc:creator>
  <cp:lastModifiedBy>Microsoft Office User</cp:lastModifiedBy>
  <cp:revision>22</cp:revision>
  <dcterms:created xsi:type="dcterms:W3CDTF">2023-08-09T00:40:00Z</dcterms:created>
  <dcterms:modified xsi:type="dcterms:W3CDTF">2023-08-09T00:40:00Z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0x0101009BA69CCE19797543AAB5DE63E320ACE2</vt:lpwstr>
  </property>
  <property fmtid="{D5CDD505-2E9C-101B-9397-08002B2CF9AE}" pid="3" name="Order">
    <vt:r8>16215100</vt:r8>
  </property>
  <property fmtid="{D5CDD505-2E9C-101B-9397-08002B2CF9AE}" pid="4" name="TriggerFlowInfo">
    <vt:lpwstr/>
  </property>
  <property fmtid="{D5CDD505-2E9C-101B-9397-08002B2CF9AE}" pid="5" name="_SourceUrl">
    <vt:lpwstr/>
  </property>
  <property fmtid="{D5CDD505-2E9C-101B-9397-08002B2CF9AE}" pid="6" name="_SharedFileIndex">
    <vt:lpwstr/>
  </property>
  <property fmtid="{D5CDD505-2E9C-101B-9397-08002B2CF9AE}" pid="7" name="_ColorHex">
    <vt:lpwstr/>
  </property>
  <property fmtid="{D5CDD505-2E9C-101B-9397-08002B2CF9AE}" pid="8" name="_Emoji">
    <vt:lpwstr/>
  </property>
  <property fmtid="{D5CDD505-2E9C-101B-9397-08002B2CF9AE}" pid="9" name="ComplianceAssetId">
    <vt:lpwstr/>
  </property>
  <property fmtid="{D5CDD505-2E9C-101B-9397-08002B2CF9AE}" pid="10" name="_ExtendedDescription">
    <vt:lpwstr/>
  </property>
  <property fmtid="{D5CDD505-2E9C-101B-9397-08002B2CF9AE}" pid="11" name="_ColorTag">
    <vt:lpwstr/>
  </property>
  <property fmtid="{D5CDD505-2E9C-101B-9397-08002B2CF9AE}" pid="12" name="MediaServiceImageTags">
    <vt:lpwstr/>
  </property>
  <property fmtid="{D5CDD505-2E9C-101B-9397-08002B2CF9AE}" pid="13" name="MSIP_Label_1299739c-ad3d-4908-806e-4d91151a6e13_Enabled">
    <vt:lpwstr>true</vt:lpwstr>
  </property>
  <property fmtid="{D5CDD505-2E9C-101B-9397-08002B2CF9AE}" pid="14" name="MSIP_Label_1299739c-ad3d-4908-806e-4d91151a6e13_SetDate">
    <vt:lpwstr>2023-08-09T00:40:56Z</vt:lpwstr>
  </property>
  <property fmtid="{D5CDD505-2E9C-101B-9397-08002B2CF9AE}" pid="15" name="MSIP_Label_1299739c-ad3d-4908-806e-4d91151a6e13_Method">
    <vt:lpwstr>Standard</vt:lpwstr>
  </property>
  <property fmtid="{D5CDD505-2E9C-101B-9397-08002B2CF9AE}" pid="16" name="MSIP_Label_1299739c-ad3d-4908-806e-4d91151a6e13_Name">
    <vt:lpwstr>All Employees (Unrestricted)</vt:lpwstr>
  </property>
  <property fmtid="{D5CDD505-2E9C-101B-9397-08002B2CF9AE}" pid="17" name="MSIP_Label_1299739c-ad3d-4908-806e-4d91151a6e13_SiteId">
    <vt:lpwstr>cbc2c381-2f2e-4d93-91d1-506c9316ace7</vt:lpwstr>
  </property>
  <property fmtid="{D5CDD505-2E9C-101B-9397-08002B2CF9AE}" pid="18" name="MSIP_Label_1299739c-ad3d-4908-806e-4d91151a6e13_ActionId">
    <vt:lpwstr>c89eeec5-a5fa-42ac-b1fb-e320e14e818f</vt:lpwstr>
  </property>
  <property fmtid="{D5CDD505-2E9C-101B-9397-08002B2CF9AE}" pid="19" name="MSIP_Label_1299739c-ad3d-4908-806e-4d91151a6e13_ContentBits">
    <vt:lpwstr>0</vt:lpwstr>
  </property>
</Properties>
</file>